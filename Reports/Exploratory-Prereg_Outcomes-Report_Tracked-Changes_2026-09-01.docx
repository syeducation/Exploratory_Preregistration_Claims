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22082" w:rsidRDefault="00622082">
      <w:pPr>
        <w:jc w:val="center"/>
        <w:rPr>
          <w:b/>
          <w:bCs/>
          <w:sz w:val="28"/>
          <w:szCs w:val="28"/>
        </w:rPr>
      </w:pPr>
    </w:p>
    <w:p w14:paraId="00000003" w14:textId="77777777" w:rsidR="00622082" w:rsidRDefault="00622082">
      <w:pPr>
        <w:jc w:val="center"/>
        <w:rPr>
          <w:b/>
          <w:bCs/>
          <w:sz w:val="28"/>
          <w:szCs w:val="28"/>
        </w:rPr>
      </w:pPr>
    </w:p>
    <w:p w14:paraId="00000004" w14:textId="77777777" w:rsidR="00622082" w:rsidRDefault="00622082">
      <w:pPr>
        <w:jc w:val="center"/>
        <w:rPr>
          <w:b/>
          <w:bCs/>
          <w:sz w:val="28"/>
          <w:szCs w:val="28"/>
        </w:rPr>
      </w:pPr>
    </w:p>
    <w:p w14:paraId="200C9047" w14:textId="77777777" w:rsidR="004679D5" w:rsidRPr="004679D5" w:rsidRDefault="004679D5">
      <w:pPr>
        <w:jc w:val="center"/>
        <w:rPr>
          <w:b/>
          <w:bCs/>
          <w:sz w:val="28"/>
          <w:szCs w:val="28"/>
        </w:rPr>
      </w:pPr>
      <w:r w:rsidRPr="004679D5">
        <w:rPr>
          <w:b/>
          <w:bCs/>
          <w:sz w:val="28"/>
          <w:szCs w:val="28"/>
        </w:rPr>
        <w:t xml:space="preserve">High Levels of </w:t>
      </w:r>
      <w:proofErr w:type="gramStart"/>
      <w:r w:rsidRPr="004679D5">
        <w:rPr>
          <w:b/>
          <w:bCs/>
          <w:sz w:val="28"/>
          <w:szCs w:val="28"/>
        </w:rPr>
        <w:t>Reporting of</w:t>
      </w:r>
      <w:proofErr w:type="gramEnd"/>
      <w:r w:rsidRPr="004679D5">
        <w:rPr>
          <w:b/>
          <w:bCs/>
          <w:sz w:val="28"/>
          <w:szCs w:val="28"/>
        </w:rPr>
        <w:t xml:space="preserve"> Exploratory Research in </w:t>
      </w:r>
    </w:p>
    <w:p w14:paraId="00000006" w14:textId="34A4598F" w:rsidR="00622082" w:rsidRPr="004679D5" w:rsidRDefault="004679D5">
      <w:pPr>
        <w:jc w:val="center"/>
        <w:rPr>
          <w:b/>
          <w:bCs/>
          <w:sz w:val="28"/>
          <w:szCs w:val="28"/>
        </w:rPr>
      </w:pPr>
      <w:r w:rsidRPr="004679D5">
        <w:rPr>
          <w:b/>
          <w:bCs/>
          <w:sz w:val="28"/>
          <w:szCs w:val="28"/>
        </w:rPr>
        <w:t>Registered Reports and Preregistered Articles</w:t>
      </w:r>
    </w:p>
    <w:p w14:paraId="00000007" w14:textId="77777777" w:rsidR="00622082" w:rsidRDefault="00622082">
      <w:pPr>
        <w:jc w:val="center"/>
      </w:pPr>
    </w:p>
    <w:p w14:paraId="4C43B5BC" w14:textId="77777777" w:rsidR="004679D5" w:rsidRDefault="004679D5">
      <w:pPr>
        <w:jc w:val="center"/>
      </w:pPr>
    </w:p>
    <w:p w14:paraId="00000008" w14:textId="77777777" w:rsidR="00622082" w:rsidRDefault="00000000">
      <w:pPr>
        <w:jc w:val="center"/>
      </w:pPr>
      <w:r>
        <w:t xml:space="preserve">Moin Syed, Caroline H. Armstrong, Emily J. Chan, and Abby I. Person </w:t>
      </w:r>
    </w:p>
    <w:p w14:paraId="00000009" w14:textId="77777777" w:rsidR="00622082" w:rsidRDefault="00000000">
      <w:pPr>
        <w:jc w:val="center"/>
      </w:pPr>
      <w:r>
        <w:t>Department of Psychology, University of Minnesota</w:t>
      </w:r>
    </w:p>
    <w:p w14:paraId="0000000A" w14:textId="77777777" w:rsidR="00622082" w:rsidRDefault="00622082">
      <w:pPr>
        <w:jc w:val="center"/>
      </w:pPr>
    </w:p>
    <w:p w14:paraId="790916FD" w14:textId="77777777" w:rsidR="004679D5" w:rsidRDefault="004679D5">
      <w:pPr>
        <w:jc w:val="center"/>
      </w:pPr>
    </w:p>
    <w:p w14:paraId="0000000B" w14:textId="0908E7A6" w:rsidR="00622082" w:rsidRDefault="000A2216">
      <w:pPr>
        <w:jc w:val="center"/>
      </w:pPr>
      <w:r>
        <w:t xml:space="preserve">This is an </w:t>
      </w:r>
      <w:r w:rsidR="00000000">
        <w:t>Outcomes Report</w:t>
      </w:r>
      <w:r>
        <w:t xml:space="preserve"> </w:t>
      </w:r>
      <w:proofErr w:type="gramStart"/>
      <w:r>
        <w:t>of</w:t>
      </w:r>
      <w:proofErr w:type="gramEnd"/>
      <w:r>
        <w:t xml:space="preserve"> the Research Plan:</w:t>
      </w:r>
    </w:p>
    <w:p w14:paraId="2A9B39DB" w14:textId="77777777" w:rsidR="000A2216" w:rsidRDefault="000A2216" w:rsidP="000A2216">
      <w:pPr>
        <w:jc w:val="center"/>
      </w:pPr>
      <w:r>
        <w:t xml:space="preserve">Evaluating the Claim that Preregistration and Registered Reports </w:t>
      </w:r>
    </w:p>
    <w:p w14:paraId="104DE345" w14:textId="20074460" w:rsidR="000A2216" w:rsidRDefault="000A2216" w:rsidP="000A2216">
      <w:pPr>
        <w:jc w:val="center"/>
      </w:pPr>
      <w:r>
        <w:t>Restrict Exploratory Research</w:t>
      </w:r>
    </w:p>
    <w:p w14:paraId="0000000C" w14:textId="51D6EB18" w:rsidR="00622082" w:rsidRDefault="00622082">
      <w:pPr>
        <w:jc w:val="center"/>
      </w:pPr>
      <w:hyperlink r:id="rId7">
        <w:r>
          <w:rPr>
            <w:color w:val="1155CC"/>
            <w:u w:val="single"/>
          </w:rPr>
          <w:t>https://osf.io/4vbtq/</w:t>
        </w:r>
      </w:hyperlink>
    </w:p>
    <w:p w14:paraId="0000000D" w14:textId="77777777" w:rsidR="00622082" w:rsidRDefault="00622082">
      <w:pPr>
        <w:jc w:val="center"/>
      </w:pPr>
    </w:p>
    <w:p w14:paraId="0000000E" w14:textId="77777777" w:rsidR="00622082" w:rsidRDefault="00000000">
      <w:pPr>
        <w:jc w:val="center"/>
      </w:pPr>
      <w:r>
        <w:t xml:space="preserve">Submission for </w:t>
      </w:r>
      <w:r>
        <w:rPr>
          <w:i/>
          <w:iCs/>
        </w:rPr>
        <w:t>Lifecycle Journal</w:t>
      </w:r>
    </w:p>
    <w:p w14:paraId="0000000F" w14:textId="77777777" w:rsidR="00622082" w:rsidRDefault="00622082">
      <w:pPr>
        <w:jc w:val="center"/>
      </w:pPr>
    </w:p>
    <w:p w14:paraId="00000010" w14:textId="2701DBAB" w:rsidR="00622082" w:rsidRDefault="00000000">
      <w:pPr>
        <w:jc w:val="center"/>
      </w:pPr>
      <w:r>
        <w:t xml:space="preserve">Version Date: </w:t>
      </w:r>
      <w:r w:rsidR="00731B55">
        <w:t>September 1</w:t>
      </w:r>
      <w:r>
        <w:t>, 2026</w:t>
      </w:r>
    </w:p>
    <w:p w14:paraId="00000011" w14:textId="77777777" w:rsidR="00622082" w:rsidRDefault="00622082"/>
    <w:p w14:paraId="00000012" w14:textId="77777777" w:rsidR="00622082" w:rsidRDefault="00622082"/>
    <w:p w14:paraId="00000013" w14:textId="77777777" w:rsidR="00622082" w:rsidRDefault="00622082"/>
    <w:p w14:paraId="00000014" w14:textId="77777777" w:rsidR="00622082" w:rsidRDefault="00622082"/>
    <w:p w14:paraId="00000015" w14:textId="77777777" w:rsidR="00622082" w:rsidRDefault="00622082"/>
    <w:p w14:paraId="00000016" w14:textId="77777777" w:rsidR="00622082" w:rsidRDefault="00000000">
      <w:pPr>
        <w:jc w:val="center"/>
      </w:pPr>
      <w:r>
        <w:rPr>
          <w:b/>
          <w:bCs/>
        </w:rPr>
        <w:t>Declarations</w:t>
      </w:r>
    </w:p>
    <w:p w14:paraId="00000017" w14:textId="77777777" w:rsidR="00622082" w:rsidRDefault="00622082"/>
    <w:p w14:paraId="00000018" w14:textId="77777777" w:rsidR="00622082" w:rsidRDefault="00000000">
      <w:r>
        <w:rPr>
          <w:b/>
          <w:bCs/>
        </w:rPr>
        <w:t>Funding:</w:t>
      </w:r>
      <w:r>
        <w:t xml:space="preserve"> No specific funding was received in support of this research. A small stipend was provided by the Center for Open Science for submitting the research plan and this outcome report prior to specified deadlines.</w:t>
      </w:r>
    </w:p>
    <w:p w14:paraId="00000019" w14:textId="77777777" w:rsidR="00622082" w:rsidRDefault="00622082"/>
    <w:p w14:paraId="0000001A" w14:textId="77777777" w:rsidR="00622082" w:rsidRDefault="00000000">
      <w:r>
        <w:rPr>
          <w:b/>
          <w:bCs/>
        </w:rPr>
        <w:t>Open data:</w:t>
      </w:r>
      <w:r>
        <w:t xml:space="preserve"> All data, code, materials, and preregistration are openly available at </w:t>
      </w:r>
      <w:hyperlink r:id="rId8">
        <w:r w:rsidR="00622082">
          <w:rPr>
            <w:color w:val="1155CC"/>
            <w:u w:val="single"/>
          </w:rPr>
          <w:t>https://osf.io/4vbtq/</w:t>
        </w:r>
      </w:hyperlink>
      <w:r>
        <w:t xml:space="preserve"> </w:t>
      </w:r>
    </w:p>
    <w:p w14:paraId="0000001B" w14:textId="77777777" w:rsidR="00622082" w:rsidRDefault="00622082"/>
    <w:p w14:paraId="0000001C" w14:textId="77777777" w:rsidR="00622082" w:rsidRDefault="00000000">
      <w:r>
        <w:rPr>
          <w:b/>
          <w:bCs/>
        </w:rPr>
        <w:t xml:space="preserve">Conflicts of interest: </w:t>
      </w:r>
      <w:r>
        <w:t>None to declare</w:t>
      </w:r>
    </w:p>
    <w:p w14:paraId="0000001D" w14:textId="77777777" w:rsidR="00622082" w:rsidRDefault="00622082"/>
    <w:p w14:paraId="0000001E" w14:textId="77777777" w:rsidR="00622082" w:rsidRDefault="00000000">
      <w:r>
        <w:rPr>
          <w:b/>
          <w:bCs/>
        </w:rPr>
        <w:t xml:space="preserve">Ethics: </w:t>
      </w:r>
      <w:r>
        <w:t>This is an archival study of published research and does not involve human subjects.</w:t>
      </w:r>
    </w:p>
    <w:p w14:paraId="0000001F" w14:textId="77777777" w:rsidR="00622082" w:rsidRDefault="00622082"/>
    <w:p w14:paraId="00000020" w14:textId="77777777" w:rsidR="00622082" w:rsidRDefault="00000000">
      <w:r>
        <w:rPr>
          <w:b/>
          <w:bCs/>
        </w:rPr>
        <w:t>GenAI:</w:t>
      </w:r>
      <w:r>
        <w:t xml:space="preserve"> No Generative AI or LLMs were used by the authors in preparation of this manuscript. </w:t>
      </w:r>
      <w:proofErr w:type="spellStart"/>
      <w:r>
        <w:t>PaperWizard</w:t>
      </w:r>
      <w:proofErr w:type="spellEnd"/>
      <w:r>
        <w:t xml:space="preserve"> and </w:t>
      </w:r>
      <w:proofErr w:type="spellStart"/>
      <w:r>
        <w:t>ReviewerZero</w:t>
      </w:r>
      <w:proofErr w:type="spellEnd"/>
      <w:r>
        <w:t xml:space="preserve"> were two AI-based evaluation services used by </w:t>
      </w:r>
      <w:r>
        <w:rPr>
          <w:i/>
          <w:iCs/>
        </w:rPr>
        <w:t>Lifecycle Journal</w:t>
      </w:r>
      <w:r>
        <w:t xml:space="preserve">, and the manuscript was revised based on the feedback provided. </w:t>
      </w:r>
    </w:p>
    <w:p w14:paraId="00000021" w14:textId="77777777" w:rsidR="00622082" w:rsidRDefault="00622082"/>
    <w:p w14:paraId="00000022" w14:textId="77777777" w:rsidR="00622082" w:rsidRDefault="00000000">
      <w:r>
        <w:t xml:space="preserve">Address correspondence to Moin Syed, </w:t>
      </w:r>
      <w:hyperlink r:id="rId9">
        <w:r w:rsidR="00622082">
          <w:rPr>
            <w:color w:val="1155CC"/>
            <w:u w:val="single"/>
          </w:rPr>
          <w:t>moin@umn.edu</w:t>
        </w:r>
      </w:hyperlink>
      <w:r>
        <w:t xml:space="preserve"> </w:t>
      </w:r>
      <w:r>
        <w:br w:type="page"/>
      </w:r>
    </w:p>
    <w:p w14:paraId="00000023" w14:textId="77777777" w:rsidR="00622082" w:rsidRDefault="00000000">
      <w:pPr>
        <w:jc w:val="center"/>
        <w:rPr>
          <w:b/>
          <w:bCs/>
        </w:rPr>
      </w:pPr>
      <w:r>
        <w:rPr>
          <w:b/>
          <w:bCs/>
        </w:rPr>
        <w:lastRenderedPageBreak/>
        <w:t>Abstract</w:t>
      </w:r>
    </w:p>
    <w:p w14:paraId="00000024" w14:textId="77777777" w:rsidR="00622082" w:rsidRDefault="00622082"/>
    <w:p w14:paraId="00000025" w14:textId="529BF06F" w:rsidR="00622082" w:rsidRDefault="00000000">
      <w:r>
        <w:t xml:space="preserve">A persistent concern about implementation of preregistration and Registered Reports in psychology is that doing so would reduce the frequency and value of exploratory research. As we are nearly 15 years on from the initial proposal to adopt registration in psychology, it seems time to formally examine whether these concerns have any merit. The purpose of the present </w:t>
      </w:r>
      <w:sdt>
        <w:sdtPr>
          <w:tag w:val="goog_rdk_1"/>
          <w:id w:val="-1514711885"/>
        </w:sdtPr>
        <w:sdtContent>
          <w:ins w:id="0" w:author="Moin Syed" w:date="2026-08-31T14:48:00Z">
            <w:r>
              <w:t xml:space="preserve">preregistered </w:t>
            </w:r>
          </w:ins>
        </w:sdtContent>
      </w:sdt>
      <w:r>
        <w:t xml:space="preserve">study </w:t>
      </w:r>
      <w:sdt>
        <w:sdtPr>
          <w:tag w:val="goog_rdk_2"/>
          <w:id w:val="699053186"/>
        </w:sdtPr>
        <w:sdtContent>
          <w:del w:id="1" w:author="Moin Syed" w:date="2026-08-17T13:42:00Z">
            <w:r>
              <w:delText xml:space="preserve">is </w:delText>
            </w:r>
          </w:del>
        </w:sdtContent>
      </w:sdt>
      <w:sdt>
        <w:sdtPr>
          <w:tag w:val="goog_rdk_3"/>
          <w:id w:val="-750931323"/>
        </w:sdtPr>
        <w:sdtContent>
          <w:ins w:id="2" w:author="Moin Syed" w:date="2026-08-17T13:42:00Z">
            <w:r>
              <w:t xml:space="preserve">was </w:t>
            </w:r>
          </w:ins>
        </w:sdtContent>
      </w:sdt>
      <w:r>
        <w:t xml:space="preserve">to examine the frequency of reports of exploratory research in registered and non-registered articles. </w:t>
      </w:r>
      <w:sdt>
        <w:sdtPr>
          <w:tag w:val="goog_rdk_4"/>
          <w:id w:val="-1477792152"/>
        </w:sdtPr>
        <w:sdtContent>
          <w:del w:id="3" w:author="Moin Syed" w:date="2026-08-17T13:42:00Z">
            <w:r>
              <w:delText xml:space="preserve">In this proposed project, </w:delText>
            </w:r>
          </w:del>
        </w:sdtContent>
      </w:sdt>
      <w:sdt>
        <w:sdtPr>
          <w:tag w:val="goog_rdk_5"/>
          <w:id w:val="-1526701650"/>
        </w:sdtPr>
        <w:sdtContent>
          <w:ins w:id="4" w:author="Moin Syed" w:date="2026-08-17T13:42:00Z">
            <w:r>
              <w:t>W</w:t>
            </w:r>
          </w:ins>
        </w:sdtContent>
      </w:sdt>
      <w:sdt>
        <w:sdtPr>
          <w:tag w:val="goog_rdk_6"/>
          <w:id w:val="-1053125211"/>
        </w:sdtPr>
        <w:sdtContent>
          <w:del w:id="5" w:author="Moin Syed" w:date="2026-08-17T13:42:00Z">
            <w:r>
              <w:delText>w</w:delText>
            </w:r>
          </w:del>
        </w:sdtContent>
      </w:sdt>
      <w:r>
        <w:t>e replicate</w:t>
      </w:r>
      <w:sdt>
        <w:sdtPr>
          <w:tag w:val="goog_rdk_7"/>
          <w:id w:val="2138664530"/>
        </w:sdtPr>
        <w:sdtContent>
          <w:ins w:id="6" w:author="Moin Syed" w:date="2026-08-17T13:42:00Z">
            <w:r>
              <w:t>d</w:t>
            </w:r>
          </w:ins>
        </w:sdtContent>
      </w:sdt>
      <w:r>
        <w:t xml:space="preserve"> and extend</w:t>
      </w:r>
      <w:sdt>
        <w:sdtPr>
          <w:tag w:val="goog_rdk_8"/>
          <w:id w:val="-707507797"/>
        </w:sdtPr>
        <w:sdtContent>
          <w:ins w:id="7" w:author="Moin Syed" w:date="2026-08-17T13:42:00Z">
            <w:r>
              <w:t>ed</w:t>
            </w:r>
          </w:ins>
        </w:sdtContent>
      </w:sdt>
      <w:r>
        <w:t xml:space="preserve"> a study by O’Mahony (2023) by examining a matched set of Registered Reports, preregistered articles, and traditional articles (total </w:t>
      </w:r>
      <w:r>
        <w:rPr>
          <w:i/>
          <w:iCs/>
        </w:rPr>
        <w:t>N</w:t>
      </w:r>
      <w:r>
        <w:t xml:space="preserve"> = 300) </w:t>
      </w:r>
      <w:sdt>
        <w:sdtPr>
          <w:tag w:val="goog_rdk_9"/>
          <w:id w:val="1506911695"/>
        </w:sdtPr>
        <w:sdtContent>
          <w:ins w:id="8" w:author="Moin Syed" w:date="2026-08-17T13:52:00Z">
            <w:r>
              <w:t xml:space="preserve">from 30 psychology journals </w:t>
            </w:r>
          </w:ins>
        </w:sdtContent>
      </w:sdt>
      <w:r>
        <w:t xml:space="preserve">for the frequency of reported exploratory research, defined as any analysis that is indicated to be exploratory in nature or that is indicated to not be a planned test of a specific hypothesis. </w:t>
      </w:r>
      <w:sdt>
        <w:sdtPr>
          <w:tag w:val="goog_rdk_10"/>
          <w:id w:val="-971936831"/>
        </w:sdtPr>
        <w:sdtContent>
          <w:ins w:id="9" w:author="Moin Syed" w:date="2026-08-31T14:47:00Z">
            <w:r>
              <w:t>A</w:t>
            </w:r>
          </w:ins>
          <w:sdt>
            <w:sdtPr>
              <w:tag w:val="goog_rdk_11"/>
              <w:id w:val="1569062745"/>
            </w:sdtPr>
            <w:sdtContent>
              <w:ins w:id="10" w:author="Moin Syed" w:date="2026-08-31T14:47:00Z">
                <w:r>
                  <w:t>cross three different indicators, the r</w:t>
                </w:r>
              </w:ins>
            </w:sdtContent>
          </w:sdt>
          <w:ins w:id="11" w:author="Moin Syed" w:date="2026-08-31T14:47:00Z">
            <w:r>
              <w:t xml:space="preserve">esults strongly supported the hypotheses that Registered Reports and preregistered articles would include more exploratory research than traditional articles. There was only weak evidence for the hypothesis that Registered </w:t>
            </w:r>
          </w:ins>
          <w:customXmlInsRangeStart w:id="12" w:author="Moin Syed" w:date="2026-08-31T14:47:00Z"/>
          <w:sdt>
            <w:sdtPr>
              <w:tag w:val="goog_rdk_12"/>
              <w:id w:val="452137827"/>
            </w:sdtPr>
            <w:sdtContent>
              <w:customXmlInsRangeEnd w:id="12"/>
              <w:ins w:id="13" w:author="Moin Syed" w:date="2026-08-31T14:47:00Z">
                <w:r>
                  <w:t>Reports</w:t>
                </w:r>
              </w:ins>
              <w:customXmlInsRangeStart w:id="14" w:author="Moin Syed" w:date="2026-08-31T14:47:00Z"/>
            </w:sdtContent>
          </w:sdt>
          <w:customXmlInsRangeEnd w:id="14"/>
          <w:ins w:id="15" w:author="Moin Syed" w:date="2026-08-31T14:47:00Z">
            <w:r>
              <w:t xml:space="preserve"> would contain greater reporting of exploratory research than preregistered articles. Exploratory analyses examined variations by journal, journal policies, and change over time, but found </w:t>
            </w:r>
            <w:proofErr w:type="gramStart"/>
            <w:r>
              <w:t>little of</w:t>
            </w:r>
            <w:proofErr w:type="gramEnd"/>
            <w:r>
              <w:t xml:space="preserve"> note. The results from this </w:t>
            </w:r>
          </w:ins>
        </w:sdtContent>
      </w:sdt>
      <w:sdt>
        <w:sdtPr>
          <w:tag w:val="goog_rdk_13"/>
          <w:id w:val="-1768938363"/>
        </w:sdtPr>
        <w:sdtContent>
          <w:del w:id="16" w:author="Moin Syed" w:date="2026-08-31T14:47:00Z">
            <w:r>
              <w:delText xml:space="preserve">This </w:delText>
            </w:r>
          </w:del>
        </w:sdtContent>
      </w:sdt>
      <w:sdt>
        <w:sdtPr>
          <w:tag w:val="goog_rdk_14"/>
          <w:id w:val="194313728"/>
        </w:sdtPr>
        <w:sdtContent>
          <w:del w:id="17" w:author="Moin Syed" w:date="2026-08-17T13:43:00Z">
            <w:r>
              <w:delText>project will</w:delText>
            </w:r>
          </w:del>
        </w:sdtContent>
      </w:sdt>
      <w:sdt>
        <w:sdtPr>
          <w:tag w:val="goog_rdk_15"/>
          <w:id w:val="723430498"/>
        </w:sdtPr>
        <w:sdtContent>
          <w:ins w:id="18" w:author="Moin Syed" w:date="2026-08-17T13:43:00Z">
            <w:r>
              <w:t>study</w:t>
            </w:r>
          </w:ins>
        </w:sdtContent>
      </w:sdt>
      <w:r>
        <w:t xml:space="preserve"> </w:t>
      </w:r>
      <w:sdt>
        <w:sdtPr>
          <w:tag w:val="goog_rdk_18"/>
          <w:id w:val="529426850"/>
        </w:sdtPr>
        <w:sdtContent>
          <w:del w:id="19" w:author="Moin Syed" w:date="2026-08-17T13:43:00Z">
            <w:r>
              <w:delText xml:space="preserve">should </w:delText>
            </w:r>
          </w:del>
        </w:sdtContent>
      </w:sdt>
      <w:sdt>
        <w:sdtPr>
          <w:tag w:val="goog_rdk_19"/>
          <w:id w:val="631435084"/>
        </w:sdtPr>
        <w:sdtContent>
          <w:ins w:id="20" w:author="Moin Syed" w:date="2026-08-31T14:52:00Z">
            <w:r>
              <w:t xml:space="preserve">establish </w:t>
            </w:r>
          </w:ins>
        </w:sdtContent>
      </w:sdt>
      <w:sdt>
        <w:sdtPr>
          <w:tag w:val="goog_rdk_20"/>
          <w:id w:val="1869953558"/>
        </w:sdtPr>
        <w:sdtContent>
          <w:del w:id="21" w:author="Moin Syed" w:date="2026-08-31T14:52:00Z">
            <w:r>
              <w:delText>provide</w:delText>
            </w:r>
          </w:del>
        </w:sdtContent>
      </w:sdt>
      <w:sdt>
        <w:sdtPr>
          <w:tag w:val="goog_rdk_21"/>
          <w:id w:val="21855771"/>
        </w:sdtPr>
        <w:sdtContent>
          <w:customXmlInsRangeStart w:id="22" w:author="Moin Syed" w:date="2026-08-17T13:43:00Z"/>
          <w:sdt>
            <w:sdtPr>
              <w:tag w:val="goog_rdk_22"/>
              <w:id w:val="1725599094"/>
            </w:sdtPr>
            <w:sdtContent>
              <w:customXmlInsRangeEnd w:id="22"/>
              <w:ins w:id="23" w:author="Moin Syed" w:date="2026-08-17T13:43:00Z">
                <w:del w:id="24" w:author="Moin Syed" w:date="2026-08-31T14:52:00Z">
                  <w:r>
                    <w:delText>s</w:delText>
                  </w:r>
                </w:del>
              </w:ins>
              <w:customXmlInsRangeStart w:id="25" w:author="Moin Syed" w:date="2026-08-17T13:43:00Z"/>
            </w:sdtContent>
          </w:sdt>
          <w:customXmlInsRangeEnd w:id="25"/>
        </w:sdtContent>
      </w:sdt>
      <w:sdt>
        <w:sdtPr>
          <w:tag w:val="goog_rdk_23"/>
          <w:id w:val="-1566891499"/>
        </w:sdtPr>
        <w:sdtContent>
          <w:del w:id="26" w:author="Moin Syed" w:date="2026-08-31T14:52:00Z">
            <w:r>
              <w:delText xml:space="preserve"> </w:delText>
            </w:r>
          </w:del>
        </w:sdtContent>
      </w:sdt>
      <w:r>
        <w:t>an empirical basis to be used in future discussion about the impact of registration on the reporting of exploratory research.</w:t>
      </w:r>
    </w:p>
    <w:p w14:paraId="00000026" w14:textId="77777777" w:rsidR="00622082" w:rsidRDefault="00622082"/>
    <w:p w14:paraId="00000027" w14:textId="77777777" w:rsidR="00622082" w:rsidRDefault="00000000">
      <w:pPr>
        <w:rPr>
          <w:i/>
          <w:iCs/>
        </w:rPr>
      </w:pPr>
      <w:r>
        <w:t xml:space="preserve">Keywords: </w:t>
      </w:r>
      <w:r>
        <w:rPr>
          <w:i/>
          <w:iCs/>
        </w:rPr>
        <w:t>exploratory research, preregistration, registered reports, metascience, open science</w:t>
      </w:r>
    </w:p>
    <w:p w14:paraId="00000028" w14:textId="77777777" w:rsidR="00622082" w:rsidRDefault="00622082"/>
    <w:p w14:paraId="00000029" w14:textId="77777777" w:rsidR="00622082" w:rsidRDefault="00622082"/>
    <w:p w14:paraId="0000002A" w14:textId="77777777" w:rsidR="00622082" w:rsidRDefault="00000000">
      <w:r>
        <w:br w:type="page"/>
      </w:r>
    </w:p>
    <w:p w14:paraId="0000002B" w14:textId="0B1F0AC4" w:rsidR="00622082" w:rsidRDefault="00000000">
      <w:pPr>
        <w:ind w:firstLine="720"/>
      </w:pPr>
      <w:r>
        <w:lastRenderedPageBreak/>
        <w:t xml:space="preserve">Psychology’s replication crisis has led to a host of new policies and practices meant to improve the state of our science </w:t>
      </w:r>
      <w:r w:rsidR="00DA7B15">
        <w:fldChar w:fldCharType="begin"/>
      </w:r>
      <w:r w:rsidR="00DA7B15">
        <w:instrText xml:space="preserve"> ADDIN ZOTERO_ITEM CSL_CITATION {"citationID":"PDzpLsou","properties":{"unsorted":false,"formattedCitation":"(Munaf\\uc0\\u242{} et al., 2017)","plainCitation":"(Munafò et al., 2017)","noteIndex":0},"citationItems":[{"id":14089,"uris":["http://zotero.org/groups/2276830/items/RNPEQ7WM"],"itemData":{"id":14089,"type":"article-journal","abstract":"Improving the reliability and efficiency of scientific research will increase the credibility of the published scientific literature and accelerate discovery. Here we argue for the adoption of measures to optimize key elements of the scientific process: methods, reporting and dissemination, reproducibility, evaluation and incentives. There is some evidence from both simulations and empirical studies supporting the likely effectiveness of these measures, but their broad adoption by researchers, institutions, funders and journals will require iterative evaluation and improvement. We discuss the goals of these measures, and how they can be implemented, in the hope that this will facilitate action toward improving the transparency, reproducibility and efficiency of scientific research.","container-title":"Nature Human Behaviour","DOI":"10.1038/s41562-016-0021","ISSN":"2397-3374","issue":"1","language":"en","license":"2017 Macmillan Publishers Limited","note":"number: 1","page":"1-9","publisher":"Nature Publishing Group","source":"www.nature.com","title":"A manifesto for reproducible science","volume":"1","author":[{"family":"Munafò","given":"Marcus R."},{"family":"Nosek","given":"Brian A."},{"family":"Bishop","given":"Dorothy V. M."},{"family":"Button","given":"Katherine S."},{"family":"Chambers","given":"Christopher D."},{"family":"Percie du Sert","given":"Nathalie"},{"family":"Simonsohn","given":"Uri"},{"family":"Wagenmakers","given":"Eric-Jan"},{"family":"Ware","given":"Jennifer J."},{"family":"Ioannidis","given":"John P. A."}],"issued":{"date-parts":[["2017",1,10]]}}}],"schema":"https://github.com/citation-style-language/schema/raw/master/csl-citation.json"} </w:instrText>
      </w:r>
      <w:r w:rsidR="00DA7B15">
        <w:fldChar w:fldCharType="separate"/>
      </w:r>
      <w:r w:rsidR="00DA7B15" w:rsidRPr="00DA7B15">
        <w:rPr>
          <w:rFonts w:cs="Times New Roman"/>
        </w:rPr>
        <w:t>(Munafò et al., 2017)</w:t>
      </w:r>
      <w:r w:rsidR="00DA7B15">
        <w:fldChar w:fldCharType="end"/>
      </w:r>
      <w:r>
        <w:t xml:space="preserve">. A practice that is central to the reform movement is </w:t>
      </w:r>
      <w:r>
        <w:rPr>
          <w:i/>
          <w:iCs/>
        </w:rPr>
        <w:t>preregistration</w:t>
      </w:r>
      <w:r>
        <w:t xml:space="preserve">, which involves creating a supposedly accessible and unalterable record of a study plan prior to collecting data and/or conducting analyses </w:t>
      </w:r>
      <w:r w:rsidR="00DA7B15">
        <w:fldChar w:fldCharType="begin"/>
      </w:r>
      <w:r w:rsidR="00DA7B15">
        <w:instrText xml:space="preserve"> ADDIN ZOTERO_ITEM CSL_CITATION {"citationID":"ALieHDyb","properties":{"unsorted":false,"formattedCitation":"(Nosek et al., 2018)","plainCitation":"(Nosek et al., 2018)","noteIndex":0},"citationItems":[{"id":12547,"uris":["http://zotero.org/groups/2276830/items/5PG27VLS"],"itemData":{"id":12547,"type":"article-journal","abstract":"Progress in science relies in part on generating hypotheses with existing observations\nand testing hypotheses with new observations. This distincti...","archive_location":"world","container-title":"Proceedings of the National Academy of Sciences","DOI":"10.1073/pnas.1708274114","issue":"11","language":"EN","note":"Company: National Academy of Sciences\nDistributor: National Academy of Sciences\nInstitution: National Academy of Sciences\nLabel: National Academy of Sciences","page":"2600-2606","publisher":"Proceedings of the National Academy of Sciences","source":"www.pnas.org","title":"The preregistration revolution","volume":"115","author":[{"family":"Nosek","given":"Brian A."},{"family":"Ebersole","given":"Charles R."},{"family":"DeHaven","given":"Alexander C."},{"family":"Mellor","given":"David T."}],"issued":{"date-parts":[["2018",3,13]]}}}],"schema":"https://github.com/citation-style-language/schema/raw/master/csl-citation.json"} </w:instrText>
      </w:r>
      <w:r w:rsidR="00DA7B15">
        <w:fldChar w:fldCharType="separate"/>
      </w:r>
      <w:r w:rsidR="00DA7B15" w:rsidRPr="00DA7B15">
        <w:t>(Nosek et al., 2018)</w:t>
      </w:r>
      <w:r w:rsidR="00DA7B15">
        <w:fldChar w:fldCharType="end"/>
      </w:r>
      <w:r>
        <w:t xml:space="preserve">. Rooted in the clinical trial registry previously developed for medical research </w:t>
      </w:r>
      <w:r w:rsidR="00DA7B15">
        <w:fldChar w:fldCharType="begin"/>
      </w:r>
      <w:r w:rsidR="00DA7B15">
        <w:instrText xml:space="preserve"> ADDIN ZOTERO_ITEM CSL_CITATION {"citationID":"3GvXgnU8","properties":{"unsorted":false,"formattedCitation":"(Boutron et al., 2016)","plainCitation":"(Boutron et al., 2016)","noteIndex":0},"citationItems":[{"id":6096,"uris":["http://zotero.org/groups/2276830/items/LFDEHAI5"],"itemData":{"id":6096,"type":"article-journal","abstract":"Access to individual patient-level data from clinical trials could be an important step forward in clinical research. Some pharmaceutical companies have committed to share such data. The largest repository is the Clinical Study Data Request (CSDR) website, wherein companies voluntarily list studies for which data can be requested. To evaluate the completeness of data sharing on CSDR, we investigated the proportion of randomized clinical trials (RCTs) registered at ClinicalTrials.gov that were listed at CSDR.","container-title":"JAMA","DOI":"10.1001/jama.2016.6310","ISSN":"0098-7484","issue":"24","journalAbbreviation":"JAMA","page":"2729-2730","source":"Silverchair","title":"Sharing of Data From Industry-Funded Registered Clinical Trials","volume":"315","author":[{"family":"Boutron","given":"Isabelle"},{"family":"Dechartres","given":"Agnes"},{"family":"Baron","given":"Gabriel"},{"family":"Li","given":"Jacques"},{"family":"Ravaud","given":"Philippe"}],"issued":{"date-parts":[["2016",6,28]]}}}],"schema":"https://github.com/citation-style-language/schema/raw/master/csl-citation.json"} </w:instrText>
      </w:r>
      <w:r w:rsidR="00DA7B15">
        <w:fldChar w:fldCharType="separate"/>
      </w:r>
      <w:r w:rsidR="00DA7B15" w:rsidRPr="00DA7B15">
        <w:t>(Boutron et al., 2016)</w:t>
      </w:r>
      <w:r w:rsidR="00DA7B15">
        <w:fldChar w:fldCharType="end"/>
      </w:r>
      <w:r>
        <w:t xml:space="preserve">, preregistration is a practice that supports transparency about researchers’ plans, and facilitates comparisons between how those plans correspond to what they actually report </w:t>
      </w:r>
      <w:r w:rsidR="00DA7B15">
        <w:fldChar w:fldCharType="begin"/>
      </w:r>
      <w:r w:rsidR="00DA7B15">
        <w:instrText xml:space="preserve"> ADDIN ZOTERO_ITEM CSL_CITATION {"citationID":"L2WLX3Nk","properties":{"unsorted":false,"formattedCitation":"(Claesen et al., 2021; Willroth &amp; Atherton, 2024)","plainCitation":"(Claesen et al., 2021; Willroth &amp; Atherton, 2024)","noteIndex":0},"citationItems":[{"id":8471,"uris":["http://zotero.org/groups/2276830/items/S8ZS5IAF"],"itemData":{"id":8471,"type":"article-journal","abstract":"Preregistration is a method to increase research transparency by documenting research decisions on a public, third-party repository prior to any influence by data. It is becoming increasingly popular in all subfields of psychology and beyond. Adherence to the preregistration plan may not always be feasible and even is not necessarily desirable, but without disclosure of deviations, readers who do not carefully consult the preregistration plan might get the incorrect impression that the study was exactly conducted and reported as planned. In this paper, we have investigated adherence and disclosure of deviations for all articles published with the Preregistered badge in\n              Psychological Science\n              between February 2015 and November 2017 and shared our findings with the corresponding authors for feedback. Two out of 27 preregistered studies contained no deviations from the preregistration plan. In one study, all deviations were disclosed. Nine studies disclosed none of the deviations. We mainly observed (un)disclosed deviations from the plan regarding the reported sample size, exclusion criteria and statistical analysis. This closer look at preregistrations of the first generation reveals possible hurdles for reporting preregistered studies and provides input for future reporting guidelines. We discuss the results and possible explanations, and provide recommendations for preregistered research.","container-title":"Royal Society Open Science","DOI":"10.1098/rsos.211037","ISSN":"2054-5703","issue":"10","journalAbbreviation":"R. Soc. open sci.","language":"en","page":"211037","source":"DOI.org (Crossref)","title":"Comparing dream to reality: an assessment of adherence of the first generation of preregistered studies","title-short":"Comparing dream to reality","volume":"8","author":[{"family":"Claesen","given":"Aline"},{"family":"Gomes","given":"Sara"},{"family":"Tuerlinckx","given":"Francis"},{"family":"Vanpaemel","given":"Wolf"}],"issued":{"date-parts":[["2021",10]]}}},{"id":14845,"uris":["http://zotero.org/groups/2276830/items/ZWTAZDW6"],"itemData":{"id":14845,"type":"article-journal","abstract":"Psychological scientists are increasingly using preregistration as a tool to increase the credibility of research findings. Many of the benefits of preregistration rest on the assumption that preregistered plans are followed perfectly. However, research suggests that this is the exception rather than the norm, and there are many reasons why researchers may deviate from their preregistered plans. Preregistration can still be a valuable tool, even in the presence of deviations, as long as those deviations are well documented and transparently reported. Unfortunately, most preregistration deviations in psychology go unreported or are reported in unsystematic ways. In the current article, we offer a solution to this problem by providing a framework for transparent and standardized reporting of preregistration deviations, which was developed by drawing on our own experiences with preregistration, existing unpublished templates, feedback from colleagues and reviewers, and the results of a survey of 34 psychology-journal editors. This framework provides a clear template for what to do when things do not go as planned. We conclude by encouraging researchers to adopt this framework in their own preregistered research and by suggesting that journals implement structural policies around the transparent reporting of preregistration deviations.","container-title":"Advances in Methods and Practices in Psychological Science","DOI":"10.1177/25152459231213802","ISSN":"2515-2459","issue":"1","language":"en","page":"1-14","publisher":"SAGE Publications Inc","source":"SAGE Journals","title":"Best laid plans: A guide to reporting preregistration deviations","title-short":"Best laid plans","volume":"7","author":[{"family":"Willroth","given":"Emily C."},{"family":"Atherton","given":"Olivia E."}],"issued":{"date-parts":[["2024",1,1]]}}}],"schema":"https://github.com/citation-style-language/schema/raw/master/csl-citation.json"} </w:instrText>
      </w:r>
      <w:r w:rsidR="00DA7B15">
        <w:fldChar w:fldCharType="separate"/>
      </w:r>
      <w:r w:rsidR="00DA7B15" w:rsidRPr="00DA7B15">
        <w:t>(Claesen et al., 2021; Willroth &amp; Atherton, 2024)</w:t>
      </w:r>
      <w:r w:rsidR="00DA7B15">
        <w:fldChar w:fldCharType="end"/>
      </w:r>
      <w:r>
        <w:t xml:space="preserve">. An early and persistent concern about widescale implementation of preregistration in psychology is that doing so would reduce the frequency and value of exploratory work, and therefore restrict creativity, serendipity, and discovery </w:t>
      </w:r>
      <w:r w:rsidR="00DA7B15">
        <w:fldChar w:fldCharType="begin"/>
      </w:r>
      <w:r w:rsidR="00DA7B15">
        <w:instrText xml:space="preserve"> ADDIN ZOTERO_ITEM CSL_CITATION {"citationID":"lqJd2UMl","properties":{"unsorted":false,"formattedCitation":"(Goldin-Meadow, 2016; Scott, 2013)","plainCitation":"(Goldin-Meadow, 2016; Scott, 2013)","noteIndex":0},"citationItems":[{"id":6104,"uris":["http://zotero.org/groups/2276830/items/AD3YWZKP"],"itemData":{"id":6104,"type":"article-journal","abstract":"I must admit that when I first heard of the effort to get psychological scientists to preregister their studies (that is, to submit to a journal a study’s hypotheses and a plan for how the …","container-title":"APS Observer","language":"en","source":"www.psychologicalscience.org","title":"Why Preregistration Makes Me Nervous","URL":"https://www.psychologicalscience.org/observer/why-preregistration-makes-me-nervous","volume":"29","author":[{"family":"Goldin-Meadow","given":"Susan"}],"accessed":{"date-parts":[["2025",11,23]]},"issued":{"date-parts":[["2016",8,31]]}}},{"id":6103,"uris":["http://zotero.org/groups/2276830/items/YRA488GD"],"itemData":{"id":6103,"type":"webpage","abstract":"The pre-registration of study designs must be resisted, says Sophie Scott","container-title":"Times Higher Education (THE)","language":"en","title":"Pre-registration would put science in chains","URL":"https://www.timeshighereducation.com/comment/opinion/pre-registration-would-put-science-in-chains/2005954.article","author":[{"family":"Scott","given":"Sophie"}],"accessed":{"date-parts":[["2025",11,23]]},"issued":{"date-parts":[["2013",7,25]]}}}],"schema":"https://github.com/citation-style-language/schema/raw/master/csl-citation.json"} </w:instrText>
      </w:r>
      <w:r w:rsidR="00DA7B15">
        <w:fldChar w:fldCharType="separate"/>
      </w:r>
      <w:r w:rsidR="00DA7B15" w:rsidRPr="00DA7B15">
        <w:t>(Goldin-Meadow, 2016; Scott, 2013)</w:t>
      </w:r>
      <w:r w:rsidR="00DA7B15">
        <w:fldChar w:fldCharType="end"/>
      </w:r>
      <w:r>
        <w:t>. As we are nearly 15 years on from the initial proposal to adopt preregistration in psychology, it seems time to formally examine whether the concern about preregistration restricting exploratory work has any merit. Accordingly, the purpose of the present study is to examine the frequency of reports of exploratory research in registered and non-registered articles.</w:t>
      </w:r>
    </w:p>
    <w:p w14:paraId="0000002C" w14:textId="77777777" w:rsidR="00622082" w:rsidRDefault="00622082"/>
    <w:p w14:paraId="0000002D" w14:textId="77777777" w:rsidR="00622082" w:rsidRDefault="00000000">
      <w:pPr>
        <w:rPr>
          <w:b/>
          <w:bCs/>
        </w:rPr>
      </w:pPr>
      <w:r>
        <w:rPr>
          <w:b/>
          <w:bCs/>
        </w:rPr>
        <w:t>Fallout from the Confirmatory/Exploratory Divide</w:t>
      </w:r>
    </w:p>
    <w:p w14:paraId="0000002E" w14:textId="77777777" w:rsidR="00622082" w:rsidRDefault="00622082"/>
    <w:p w14:paraId="0000002F" w14:textId="00331A0C" w:rsidR="00622082" w:rsidRDefault="00000000">
      <w:pPr>
        <w:ind w:firstLine="720"/>
      </w:pPr>
      <w:r>
        <w:t xml:space="preserve">The function that preregistration is meant to serve is not always clear or consistent </w:t>
      </w:r>
      <w:r w:rsidR="00DA7B15">
        <w:fldChar w:fldCharType="begin"/>
      </w:r>
      <w:r w:rsidR="00DA7B15">
        <w:instrText xml:space="preserve"> ADDIN ZOTERO_ITEM CSL_CITATION {"citationID":"04n8f8g1","properties":{"unsorted":false,"formattedCitation":"(Lakens, 2019)","plainCitation":"(Lakens, 2019)","noteIndex":0},"citationItems":[{"id":19181,"uris":["http://zotero.org/groups/2276830/items/GV6CDYJA"],"itemData":{"id":19181,"type":"article-journal","abstract":"For over two centuries researchers have been criticized for using research practices that makes it easier to present data in line with what they wish to be true. With the rise of the internet it has become easier to preregister the theoretical and empirical basis for predictions, the experimental design, the materials, and the analysis code. Whether the practice of preregistration is valuable depends on your philosophy of science. Here, I provide a conceptual analysis of the value of preregistration for psychological science from an error statistical philosophy (Mayo, 2018). Preregistration has the goal to allow others to transparently evaluate the capacity of a test to falsify a prediction, or the severity of a test. Researchers who aim to test predictions with severity should find value in the practice of preregistration. I differentiate the goal of preregistration from positive externalities, discuss how preregistration itself does not make a study better or worse compared to a non-preregistered study, and highlight the importance of evaluating the usefulness of a tool such as preregistration based on an explicit consideration of your philosophy of science.","container-title":"Japanese Psychological Review","DOI":"10.31234/osf.io/jbh4w","issue":"3","language":"en","license":"https://creativecommons.org/licenses/by/4.0/legalcode","page":"221-230","source":"DOI.org (Crossref)","title":"The value of preregistration for psychological science: A conceptual analysis","title-short":"The value of preregistration for psychological science","volume":"62","author":[{"family":"Lakens","given":"Daniel"}],"issued":{"date-parts":[["2019"]]}}}],"schema":"https://github.com/citation-style-language/schema/raw/master/csl-citation.json"} </w:instrText>
      </w:r>
      <w:r w:rsidR="00DA7B15">
        <w:fldChar w:fldCharType="separate"/>
      </w:r>
      <w:r w:rsidR="00DA7B15" w:rsidRPr="00DA7B15">
        <w:t>(Lakens, 2019)</w:t>
      </w:r>
      <w:r w:rsidR="00DA7B15">
        <w:fldChar w:fldCharType="end"/>
      </w:r>
      <w:r w:rsidR="00DA7B15">
        <w:t xml:space="preserve">. </w:t>
      </w:r>
      <w:r>
        <w:t xml:space="preserve">Resolving debates about the function of preregistration is outside of the scope of the current project, as are debates about the utility of preregistration </w:t>
      </w:r>
      <w:r w:rsidR="00DA7B15">
        <w:fldChar w:fldCharType="begin"/>
      </w:r>
      <w:r w:rsidR="00DA7B15">
        <w:instrText xml:space="preserve"> ADDIN ZOTERO_ITEM CSL_CITATION {"citationID":"j4xtzMJd","properties":{"unsorted":false,"formattedCitation":"(see Lakens, 2019; Syed, 2024; Szollosi et al., 2020 for a discussion of these issues)","plainCitation":"(see Lakens, 2019; Syed, 2024; Szollosi et al., 2020 for a discussion of these issues)","noteIndex":0},"citationItems":[{"id":19181,"uris":["http://zotero.org/groups/2276830/items/GV6CDYJA"],"itemData":{"id":19181,"type":"article-journal","abstract":"For over two centuries researchers have been criticized for using research practices that makes it easier to present data in line with what they wish to be true. With the rise of the internet it has become easier to preregister the theoretical and empirical basis for predictions, the experimental design, the materials, and the analysis code. Whether the practice of preregistration is valuable depends on your philosophy of science. Here, I provide a conceptual analysis of the value of preregistration for psychological science from an error statistical philosophy (Mayo, 2018). Preregistration has the goal to allow others to transparently evaluate the capacity of a test to falsify a prediction, or the severity of a test. Researchers who aim to test predictions with severity should find value in the practice of preregistration. I differentiate the goal of preregistration from positive externalities, discuss how preregistration itself does not make a study better or worse compared to a non-preregistered study, and highlight the importance of evaluating the usefulness of a tool such as preregistration based on an explicit consideration of your philosophy of science.","container-title":"Japanese Psychological Review","DOI":"10.31234/osf.io/jbh4w","issue":"3","language":"en","license":"https://creativecommons.org/licenses/by/4.0/legalcode","page":"221-230","source":"DOI.org (Crossref)","title":"The value of preregistration for psychological science: A conceptual analysis","title-short":"The value of preregistration for psychological science","volume":"62","author":[{"family":"Lakens","given":"Daniel"}],"issued":{"date-parts":[["2019"]]}},"prefix":"see"},{"id":14121,"uris":["http://zotero.org/groups/2276830/items/RWMNX5UG"],"itemData":{"id":14121,"type":"article-journal","abstract":"Knowledge and implementation of open science principles and behaviors remains uneven across the sciences, despite over 10 years of intensive education and advocacy. One reason for the slow and uneven progress of the open science movement is a set of closely held myths about the implications of open science practices, bolstered by recurring objections and arguments that have long been addressed. This paper covers three of these major recurring myths: 1) that open science conflicts with prioritizing diversity, 2) that “open data” is a binary choice between fully open and accessible and completely closed off, and 3) that preregistration is only appropriate for certain types of research designs. Putting these myths to rest is necessary as we work towards improving our scientific practice.","container-title":"Journal of Trial and Error","DOI":"10.36850/mr11","language":"en","publisher":"JOTE Publishers","source":"journal.trialanderror.org","title":"Three Persistent Myths about Open Science","URL":"https://journal.trialanderror.org/pub/three-persistent-myths/release/2","author":[{"family":"Syed","given":"Moin"}],"accessed":{"date-parts":[["2024",12,17]]},"issued":{"date-parts":[["2024",4,8]]}}},{"id":6856,"uris":["http://zotero.org/groups/2276830/items/JMFAZZ5W"],"itemData":{"id":6856,"type":"article-journal","container-title":"Trends in Cognitive Sciences","DOI":"10.1016/j.tics.2019.11.009","ISSN":"1364-6613","issue":"2","journalAbbreviation":"Trends in Cognitive Sciences","language":"en","page":"94-95","source":"ScienceDirect","title":"Is Preregistration Worthwhile?","volume":"24","author":[{"family":"Szollosi","given":"Aba"},{"family":"Kellen","given":"David"},{"family":"Navarro","given":"Danielle J."},{"family":"Shiffrin","given":"Richard"},{"family":"Rooij","given":"Iris","non-dropping-particle":"van"},{"family":"Van Zandt","given":"Trisha"},{"family":"Donkin","given":"Chris"}],"issued":{"date-parts":[["2020",2,1]]}},"suffix":"for a discussion of these issues"}],"schema":"https://github.com/citation-style-language/schema/raw/master/csl-citation.json"} </w:instrText>
      </w:r>
      <w:r w:rsidR="00DA7B15">
        <w:fldChar w:fldCharType="separate"/>
      </w:r>
      <w:r w:rsidR="00DA7B15" w:rsidRPr="00DA7B15">
        <w:t>(see Lakens, 2019; Syed, 2024; Szollosi et al., 2020 for a discussion of these issues)</w:t>
      </w:r>
      <w:r w:rsidR="00DA7B15">
        <w:fldChar w:fldCharType="end"/>
      </w:r>
      <w:r w:rsidR="00DA7B15">
        <w:t xml:space="preserve">. </w:t>
      </w:r>
      <w:r>
        <w:t xml:space="preserve">An early prominent argument for preregistration is that it allows for a clearer separation between </w:t>
      </w:r>
      <w:r>
        <w:rPr>
          <w:i/>
          <w:iCs/>
        </w:rPr>
        <w:t>confirmatory</w:t>
      </w:r>
      <w:r>
        <w:t xml:space="preserve"> analyses, or </w:t>
      </w:r>
      <w:r>
        <w:rPr>
          <w:i/>
          <w:iCs/>
        </w:rPr>
        <w:t>hypotheses generated prior to the study</w:t>
      </w:r>
      <w:r>
        <w:t xml:space="preserve">, and </w:t>
      </w:r>
      <w:r>
        <w:rPr>
          <w:i/>
          <w:iCs/>
        </w:rPr>
        <w:t>exploratory</w:t>
      </w:r>
      <w:r>
        <w:t xml:space="preserve"> analyses, or </w:t>
      </w:r>
      <w:r>
        <w:rPr>
          <w:i/>
          <w:iCs/>
        </w:rPr>
        <w:t>analyses for which there were no prior hypotheses</w:t>
      </w:r>
      <w:r>
        <w:t xml:space="preserve"> </w:t>
      </w:r>
      <w:r w:rsidR="00DA7B15">
        <w:fldChar w:fldCharType="begin"/>
      </w:r>
      <w:r w:rsidR="00DA7B15">
        <w:instrText xml:space="preserve"> ADDIN ZOTERO_ITEM CSL_CITATION {"citationID":"Ari00dGT","properties":{"unsorted":false,"formattedCitation":"(Wagenmakers et al., 2012)","plainCitation":"(Wagenmakers et al., 2012)","noteIndex":0},"citationItems":[{"id":12692,"uris":["http://zotero.org/groups/2276830/items/7P4UD4G5"],"itemData":{"id":12692,"type":"article-journal","abstract":"The veracity of substantive research claims hinges on the way experimental data are collected and analyzed. In this article, we discuss an uncomfortable fact that threatens the core of psychology’s academic enterprise: almost without exception, psychologists do not commit themselves to a method of data analysis before they see the actual data. It then becomes tempting to fine tune the analysis to the data in order to obtain a desired result—a procedure that invalidates the interpretation of the common statistical tests. The extent of the fine tuning varies widely across experiments and experimenters but is almost impossible for reviewers and readers to gauge. To remedy the situation, we propose that researchers preregister their studies and indicate in advance the analyses they intend to conduct. Only these analyses deserve the label “confirmatory,” and only for these analyses are the common statistical tests valid. Other analyses can be carried out but these should be labeled “exploratory.” We illustrate our proposal with a confirmatory replication attempt of a study on extrasensory perception.","container-title":"Perspectives on Psychological Science","DOI":"10.1177/1745691612463078","ISSN":"1745-6916","issue":"6","journalAbbreviation":"Perspect Psychol Sci","language":"en","page":"632-638","publisher":"SAGE Publications Inc","source":"SAGE Journals","title":"An Agenda for Purely Confirmatory Research","volume":"7","author":[{"family":"Wagenmakers","given":"Eric-Jan"},{"family":"Wetzels","given":"Ruud"},{"family":"Borsboom","given":"Denny"},{"family":"Maas","given":"Han L. J.","non-dropping-particle":"van der"},{"family":"Kievit","given":"Rogier A."}],"issued":{"date-parts":[["2012",11,1]]}}}],"schema":"https://github.com/citation-style-language/schema/raw/master/csl-citation.json"} </w:instrText>
      </w:r>
      <w:r w:rsidR="00DA7B15">
        <w:fldChar w:fldCharType="separate"/>
      </w:r>
      <w:r w:rsidR="00DA7B15" w:rsidRPr="00DA7B15">
        <w:t>(Wagenmakers et al., 2012)</w:t>
      </w:r>
      <w:r w:rsidR="00DA7B15">
        <w:fldChar w:fldCharType="end"/>
      </w:r>
      <w:r w:rsidR="00DA7B15">
        <w:t xml:space="preserve">. </w:t>
      </w:r>
      <w:r>
        <w:t xml:space="preserve">This framing was in direct response to concerns about questionable research practices </w:t>
      </w:r>
      <w:r w:rsidR="00DB498E">
        <w:fldChar w:fldCharType="begin"/>
      </w:r>
      <w:r w:rsidR="00DB498E">
        <w:instrText xml:space="preserve"> ADDIN ZOTERO_ITEM CSL_CITATION {"citationID":"7IzMOamV","properties":{"unsorted":false,"formattedCitation":"(or p-hacking, researcher degrees of freedom, garden of forking paths; Gelman &amp; Loken, 2013; Head et al., 2015; Simmons et al., 2011)","plainCitation":"(or p-hacking, researcher degrees of freedom, garden of forking paths; Gelman &amp; Loken, 2013; Head et al., 2015; Simmons et al., 2011)","noteIndex":0},"citationItems":[{"id":20566,"uris":["http://zotero.org/groups/2276830/items/KYBSQWAX"],"itemData":{"id":20566,"type":"article-journal","abstract":"Researcher degrees of freedom can lead to a multiple comparisons problem, even in settings where researchers perform only a single analysis on their data. The problem is there can be a large number of potential comparisons when the details of data analysis are highly contingent on data, without the researcher having to perform any conscious procedure of ﬁshing or examining multiple p-values. We discuss in the context of several examples of published papers where data-analysis decisions were theoretically-motivated based on previous literature, but where the details of data selection and analysis were not pre-speciﬁed and, as a result, were contingent on data.","language":"en","source":"Zotero","title":"The garden of forking paths: Why multiple comparisons can be a problem, even when there is no “ﬁshing expedition” or “p-hacking” and the research hypothesis was posited ahead of time","URL":"https://sites.stat.columbia.edu/gelman/research/unpublished/","author":[{"family":"Gelman","given":"Andrew"},{"family":"Loken","given":"Eric"}],"issued":{"date-parts":[["2013"]]}},"prefix":"or p-hacking, researcher degrees of freedom, garden of forking paths; "},{"id":20567,"uris":["http://zotero.org/groups/2276830/items/R2PLNU2C"],"itemData":{"id":20567,"type":"article-journal","container-title":"PLOS Biology","DOI":"10.1371/journal.pbio.1002106","ISSN":"1545-7885","issue":"3","journalAbbreviation":"PLoS Biol","language":"en","page":"e1002106","source":"DOI.org (Crossref)","title":"The Extent and Consequences of P-Hacking in Science","volume":"13","author":[{"family":"Head","given":"Megan L."},{"family":"Holman","given":"Luke"},{"family":"Lanfear","given":"Rob"},{"family":"Kahn","given":"Andrew T."},{"family":"Jennions","given":"Michael D."}],"issued":{"date-parts":[["2015",3,13]]}}},{"id":7684,"uris":["http://zotero.org/groups/2276830/items/T8ZWIDES"],"itemData":{"id":7684,"type":"article-journal","abstract":"In this article, we accomplish two things. First, we show that despite empirical psychologists’ nominal endorsement of a low rate of false-positive findings (≤ .05), flexibility in data collection, analysis, and reporting dramatically increases actual false-positive rates. In many cases, a researcher is more likely to falsely find evidence that an effect exists than to correctly find evidence that it does not. We present computer simulations and a pair of actual experiments that demonstrate how unacceptably easy it is to accumulate (and report) statistically significant evidence for a false hypothesis. Second, we suggest a simple, low-cost, and straightforwardly effective disclosure-based solution to this problem. The solution involves six concrete requirements for authors and four guidelines for reviewers, all of which impose a minimal burden on the publication process.","container-title":"Psychological Science","DOI":"10.1177/0956797611417632","ISSN":"0956-7976, 1467-9280","issue":"11","journalAbbreviation":"Psychol Sci","language":"en","page":"1359-1366","source":"DOI.org (Crossref)","title":"False-Positive Psychology: Undisclosed Flexibility in Data Collection and Analysis Allows Presenting Anything as Significant","title-short":"False-Positive Psychology","volume":"22","author":[{"family":"Simmons","given":"Joseph P."},{"family":"Nelson","given":"Leif D."},{"family":"Simonsohn","given":"Uri"}],"issued":{"date-parts":[["2011",11]]}}}],"schema":"https://github.com/citation-style-language/schema/raw/master/csl-citation.json"} </w:instrText>
      </w:r>
      <w:r w:rsidR="00DB498E">
        <w:fldChar w:fldCharType="separate"/>
      </w:r>
      <w:r w:rsidR="00DB498E" w:rsidRPr="00DB498E">
        <w:t>(or p-hacking, researcher degrees of freedom, garden of forking paths; Gelman &amp; Loken, 2013; Head et al., 2015; Simmons et al., 2011)</w:t>
      </w:r>
      <w:r w:rsidR="00DB498E">
        <w:fldChar w:fldCharType="end"/>
      </w:r>
      <w:r>
        <w:t xml:space="preserve">, in which researchers fail to disclose all of the analyses that were conducted other than the statistically significant results presented in their papers, as well as </w:t>
      </w:r>
      <w:proofErr w:type="spellStart"/>
      <w:r>
        <w:t>HARKing</w:t>
      </w:r>
      <w:proofErr w:type="spellEnd"/>
      <w:r>
        <w:t xml:space="preserve"> </w:t>
      </w:r>
      <w:r w:rsidR="00DB498E">
        <w:fldChar w:fldCharType="begin"/>
      </w:r>
      <w:r w:rsidR="00DB498E">
        <w:instrText xml:space="preserve"> ADDIN ZOTERO_ITEM CSL_CITATION {"citationID":"5dlPozDc","properties":{"unsorted":false,"formattedCitation":"(hypothesizing after results are known; Kerr, 1998)","plainCitation":"(hypothesizing after results are known; Kerr, 1998)","noteIndex":0},"citationItems":[{"id":7177,"uris":["http://zotero.org/groups/2276830/items/HDRLCMMV"],"itemData":{"id":7177,"type":"article-journal","abstract":"My purpose here is not to propose a definition for HARKing that can be unambiguously applied in any particular instance. Nor do I suggest (or believe) that the various forms HARKing might take are equivalent (e.g., in terms of their costs). My immediate purpose is to define conceptually and illustrate a (fuzzy) set of approaches to advancing hypotheses in research reports that share a common feature-namely, knowledge of the results of the study alters the set of hypotheses advanced in the report's introduction.","container-title":"Personality and Social Psychology Review","DOI":"10.1207/s15327957pspr0203_4","ISSN":"1088-8683, 1532-7957","issue":"3","journalAbbreviation":"Pers Soc Psychol Rev","language":"en","page":"196-217","source":"DOI.org (Crossref)","title":"HARKing: Hypothesizing After the Results are Known","title-short":"HARKing","volume":"2","author":[{"family":"Kerr","given":"Norbert L."}],"issued":{"date-parts":[["1998",8]]}},"prefix":"hypothesizing after results are known; "}],"schema":"https://github.com/citation-style-language/schema/raw/master/csl-citation.json"} </w:instrText>
      </w:r>
      <w:r w:rsidR="00DB498E">
        <w:fldChar w:fldCharType="separate"/>
      </w:r>
      <w:r w:rsidR="00DB498E" w:rsidRPr="00DB498E">
        <w:t>(hypothesizing after results are known; Kerr, 1998)</w:t>
      </w:r>
      <w:r w:rsidR="00DB498E">
        <w:fldChar w:fldCharType="end"/>
      </w:r>
      <w:r>
        <w:t>, in which researchers reframe exploratory findings as though they were confirmatory.</w:t>
      </w:r>
    </w:p>
    <w:p w14:paraId="00000030" w14:textId="77777777" w:rsidR="00622082" w:rsidRDefault="00622082"/>
    <w:p w14:paraId="00000031" w14:textId="6D581E96" w:rsidR="00622082" w:rsidRDefault="00000000">
      <w:pPr>
        <w:ind w:firstLine="720"/>
      </w:pPr>
      <w:r>
        <w:t xml:space="preserve">The distinction between confirmatory and exploratory is not always so clear in practice </w:t>
      </w:r>
      <w:r w:rsidR="00DB498E">
        <w:fldChar w:fldCharType="begin"/>
      </w:r>
      <w:r w:rsidR="00DB498E">
        <w:instrText xml:space="preserve"> ADDIN ZOTERO_ITEM CSL_CITATION {"citationID":"KrdsH54i","properties":{"unsorted":false,"formattedCitation":"(Szollosi &amp; Donkin, 2021; Wagenmakers et al., 2012)","plainCitation":"(Szollosi &amp; Donkin, 2021; Wagenmakers et al., 2012)","noteIndex":0},"citationItems":[{"id":14332,"uris":["http://zotero.org/groups/2276830/items/UDN783CB"],"itemData":{"id":14332,"type":"article-journal","abstract":"Science progresses by finding and correcting problems in theories. Good theories are those that help facilitate this process by being hard to vary: They explain what they are supposed to explain, they are consistent with other good theories, and they are not easily adaptable to explain anything. Here we argue that, rather than a lack of distinction between exploratory and confirmatory research, an abundance of flexible theories is a better explanation for the current replicability problems of psychology. We also explain why popular methods-oriented solutions fail to address the real problem of flexibility. Instead, we propose that a greater emphasis on theory criticism by argument might improve replicability.","container-title":"Perspectives on Psychological Science","DOI":"10.1177/1745691620966796","ISSN":"1745-6916","journalAbbreviation":"Perspect Psychol Sci","page":"1745691620966796","publisher":"SAGE Publications Inc","source":"SAGE Journals","title":"Arrested Theory Development: The Misguided Distinction Between Exploratory and Confirmatory Research","title-short":"Arrested Theory Development","author":[{"family":"Szollosi","given":"Aba"},{"family":"Donkin","given":"Chris"}],"issued":{"date-parts":[["2021",2,16]]}}},{"id":12692,"uris":["http://zotero.org/groups/2276830/items/7P4UD4G5"],"itemData":{"id":12692,"type":"article-journal","abstract":"The veracity of substantive research claims hinges on the way experimental data are collected and analyzed. In this article, we discuss an uncomfortable fact that threatens the core of psychology’s academic enterprise: almost without exception, psychologists do not commit themselves to a method of data analysis before they see the actual data. It then becomes tempting to fine tune the analysis to the data in order to obtain a desired result—a procedure that invalidates the interpretation of the common statistical tests. The extent of the fine tuning varies widely across experiments and experimenters but is almost impossible for reviewers and readers to gauge. To remedy the situation, we propose that researchers preregister their studies and indicate in advance the analyses they intend to conduct. Only these analyses deserve the label “confirmatory,” and only for these analyses are the common statistical tests valid. Other analyses can be carried out but these should be labeled “exploratory.” We illustrate our proposal with a confirmatory replication attempt of a study on extrasensory perception.","container-title":"Perspectives on Psychological Science","DOI":"10.1177/1745691612463078","ISSN":"1745-6916","issue":"6","journalAbbreviation":"Perspect Psychol Sci","language":"en","page":"632-638","publisher":"SAGE Publications Inc","source":"SAGE Journals","title":"An Agenda for Purely Confirmatory Research","volume":"7","author":[{"family":"Wagenmakers","given":"Eric-Jan"},{"family":"Wetzels","given":"Ruud"},{"family":"Borsboom","given":"Denny"},{"family":"Maas","given":"Han L. J.","non-dropping-particle":"van der"},{"family":"Kievit","given":"Rogier A."}],"issued":{"date-parts":[["2012",11,1]]}}}],"schema":"https://github.com/citation-style-language/schema/raw/master/csl-citation.json"} </w:instrText>
      </w:r>
      <w:r w:rsidR="00DB498E">
        <w:fldChar w:fldCharType="separate"/>
      </w:r>
      <w:r w:rsidR="00DB498E" w:rsidRPr="00DB498E">
        <w:t>(Szollosi &amp; Donkin, 2021; Wagenmakers et al., 2012)</w:t>
      </w:r>
      <w:r w:rsidR="00DB498E">
        <w:fldChar w:fldCharType="end"/>
      </w:r>
      <w:r>
        <w:t xml:space="preserve">. Part of the problem is that there is not a clear or consistent definition of what constitutes exploratory research. Indeed, this is an active area of discussion </w:t>
      </w:r>
      <w:r w:rsidR="00DB498E">
        <w:fldChar w:fldCharType="begin"/>
      </w:r>
      <w:r w:rsidR="00DB498E">
        <w:instrText xml:space="preserve"> ADDIN ZOTERO_ITEM CSL_CITATION {"citationID":"MZXQC1T4","properties":{"unsorted":false,"formattedCitation":"(Feest &amp; Devezer, 2025)","plainCitation":"(Feest &amp; Devezer, 2025)","noteIndex":0},"citationItems":[{"id":6200,"uris":["http://zotero.org/groups/2276830/items/SD8AHHWJ"],"itemData":{"id":6200,"type":"webpage","abstract":"The paper analyzes the notion of exploration that can be found in the distinction between exploratory and confirmatory research, which is sometimes appealed to in the metascience literature. We argue that this notion (a) differs in important respects from previous works in exploratory data analysis and (b) contains some counterintuitive assumptions about the nature of exploration. Engaging with works in the history and philosophy of experimentation and modeling, we develop and defend a more comprehensive and accurate notion of exploration and argue that it is better suited for a normative analysis of exploratory research.","genre":"Preprint","language":"en","title":"Toward a More Accurate Notion of Exploratory Research (And Why it Matters)","URL":"https://philsci-archive.pitt.edu/24482/","author":[{"family":"Feest","given":"Uljana"},{"family":"Devezer","given":"Berna"}],"accessed":{"date-parts":[["2025",5,13]]},"issued":{"date-parts":[["2025",1]]}}}],"schema":"https://github.com/citation-style-language/schema/raw/master/csl-citation.json"} </w:instrText>
      </w:r>
      <w:r w:rsidR="00DB498E">
        <w:fldChar w:fldCharType="separate"/>
      </w:r>
      <w:r w:rsidR="00DB498E" w:rsidRPr="00DB498E">
        <w:t>(Feest &amp; Devezer, 2025)</w:t>
      </w:r>
      <w:r w:rsidR="00DB498E">
        <w:fldChar w:fldCharType="end"/>
      </w:r>
      <w:r>
        <w:t xml:space="preserve">. Lack of clarity is partially related to the fact that confirmatory/exploratory forms a continuum of potential data analytic approaches </w:t>
      </w:r>
      <w:hyperlink r:id="rId10">
        <w:r w:rsidR="00622082">
          <w:t>(</w:t>
        </w:r>
        <w:proofErr w:type="spellStart"/>
        <w:r w:rsidR="00622082">
          <w:t>Wagenmakers</w:t>
        </w:r>
        <w:proofErr w:type="spellEnd"/>
        <w:r w:rsidR="00622082">
          <w:t xml:space="preserve"> et al., 2012)</w:t>
        </w:r>
      </w:hyperlink>
      <w:r>
        <w:t xml:space="preserve">. Accordingly, many have moved away from emphasizing the distinction in the context of preregistration in favor of a distinction between data-independent and data-dependent decision-making </w:t>
      </w:r>
      <w:r w:rsidR="00DB498E">
        <w:fldChar w:fldCharType="begin"/>
      </w:r>
      <w:r w:rsidR="00DB498E">
        <w:instrText xml:space="preserve"> ADDIN ZOTERO_ITEM CSL_CITATION {"citationID":"bcyrpqQp","properties":{"unsorted":false,"formattedCitation":"(e.g., Srivastava, 2018)","plainCitation":"(e.g., Srivastava, 2018)","noteIndex":0},"citationItems":[{"id":13293,"uris":["http://zotero.org/groups/2276830/items/G8FHDH8G"],"itemData":{"id":13293,"type":"report","abstract":"Researchers are increasingly paying attention to practices that can capitalize on chance. Capitalizing on chance can lead to unreplicable results in the form of false-positive tests, biased estimates, or overfit models. Preregistration of analysis plans, where a researcher anticipates all analysis decisions in advance and makes a plan for each one, has been promoted as one way to make inferences more sound and findings more replicable. Preregistration works by creating decision independence: analytic decisions are the same regardless of the potentially spurious features of the specific dataset being analyzed, instead of being overfit to them. But preregistration can be difficult in practice for some complicated research paradigms, including longitudinal studies, statistical modeling, machine learning, and other large multivariate designs and analyses where key decisions may be difficult to anticipate or make in advance. When simple preregistration is not practical, other strategies that create decision independence can be incorporated into it or used in place of it. This manuscript describes six such strategies: standardization, blind analysis, data partitioning, supporting studies, coordinated analysis, and multiverse analysis. All of them can be used to create adaptive preregistrations, and several can also be used when decisions arise that were not anticipated. Used together, they can form an integrative, multi-strategy approach to drawing sound inferences in a wide range of research.","DOI":"10.31234/osf.io/bwr48","genre":"preprint","language":"en","publisher":"PsyArXiv","source":"DOI.org (Crossref)","title":"Sound Inference in Complicated Research: A Multi-Strategy Approach","title-short":"Sound Inference in Complicated Research","URL":"https://osf.io/bwr48","author":[{"family":"Srivastava","given":"Sanjay"}],"accessed":{"date-parts":[["2020",3,13]]},"issued":{"date-parts":[["2018",11,21]]}},"prefix":"e.g., "}],"schema":"https://github.com/citation-style-language/schema/raw/master/csl-citation.json"} </w:instrText>
      </w:r>
      <w:r w:rsidR="00DB498E">
        <w:fldChar w:fldCharType="separate"/>
      </w:r>
      <w:r w:rsidR="00DB498E" w:rsidRPr="00DB498E">
        <w:t>(e.g., Srivastava, 2018)</w:t>
      </w:r>
      <w:r w:rsidR="00DB498E">
        <w:fldChar w:fldCharType="end"/>
      </w:r>
      <w:r>
        <w:t xml:space="preserve">. Nevertheless, the confirmatory/exploratory distinction was prominent as preregistration was gaining momentum. Despite proponents of preregistration arguing to the contrary </w:t>
      </w:r>
      <w:r w:rsidR="00DB498E">
        <w:fldChar w:fldCharType="begin"/>
      </w:r>
      <w:r w:rsidR="00DB498E">
        <w:instrText xml:space="preserve"> ADDIN ZOTERO_ITEM CSL_CITATION {"citationID":"X12JSDH1","properties":{"unsorted":false,"formattedCitation":"(Chambers, 2013; Wagenmakers et al., 2012)","plainCitation":"(Chambers, 2013; Wagenmakers et al., 2012)","noteIndex":0},"citationItems":[{"id":6795,"uris":["http://zotero.org/groups/2276830/items/KM8K4PDD"],"itemData":{"id":6795,"type":"article-journal","container-title":"Cortex","DOI":"10.1016/j.cortex.2012.12.016","ISSN":"00109452","issue":"3","journalAbbreviation":"Cortex","language":"en","page":"609-610","source":"DOI.org (Crossref)","title":"Registered Reports: A new publishing initiative at Cortex","title-short":"Registered Reports","volume":"49","author":[{"family":"Chambers","given":"Christopher D."}],"issued":{"date-parts":[["2013",3]]}}},{"id":12692,"uris":["http://zotero.org/groups/2276830/items/7P4UD4G5"],"itemData":{"id":12692,"type":"article-journal","abstract":"The veracity of substantive research claims hinges on the way experimental data are collected and analyzed. In this article, we discuss an uncomfortable fact that threatens the core of psychology’s academic enterprise: almost without exception, psychologists do not commit themselves to a method of data analysis before they see the actual data. It then becomes tempting to fine tune the analysis to the data in order to obtain a desired result—a procedure that invalidates the interpretation of the common statistical tests. The extent of the fine tuning varies widely across experiments and experimenters but is almost impossible for reviewers and readers to gauge. To remedy the situation, we propose that researchers preregister their studies and indicate in advance the analyses they intend to conduct. Only these analyses deserve the label “confirmatory,” and only for these analyses are the common statistical tests valid. Other analyses can be carried out but these should be labeled “exploratory.” We illustrate our proposal with a confirmatory replication attempt of a study on extrasensory perception.","container-title":"Perspectives on Psychological Science","DOI":"10.1177/1745691612463078","ISSN":"1745-6916","issue":"6","journalAbbreviation":"Perspect Psychol Sci","language":"en","page":"632-638","publisher":"SAGE Publications Inc","source":"SAGE Journals","title":"An Agenda for Purely Confirmatory Research","volume":"7","author":[{"family":"Wagenmakers","given":"Eric-Jan"},{"family":"Wetzels","given":"Ruud"},{"family":"Borsboom","given":"Denny"},{"family":"Maas","given":"Han L. J.","non-dropping-particle":"van der"},{"family":"Kievit","given":"Rogier A."}],"issued":{"date-parts":[["2012",11,1]]}}}],"schema":"https://github.com/citation-style-language/schema/raw/master/csl-citation.json"} </w:instrText>
      </w:r>
      <w:r w:rsidR="00DB498E">
        <w:fldChar w:fldCharType="separate"/>
      </w:r>
      <w:r w:rsidR="00DB498E" w:rsidRPr="00DB498E">
        <w:t>(Chambers, 2013; Wagenmakers et al., 2012)</w:t>
      </w:r>
      <w:r w:rsidR="00DB498E">
        <w:fldChar w:fldCharType="end"/>
      </w:r>
      <w:r>
        <w:t xml:space="preserve">, there were quickly concerns expressed that preregistration would both </w:t>
      </w:r>
      <w:r>
        <w:rPr>
          <w:i/>
          <w:iCs/>
        </w:rPr>
        <w:t>restrict</w:t>
      </w:r>
      <w:r>
        <w:t xml:space="preserve"> and </w:t>
      </w:r>
      <w:r>
        <w:rPr>
          <w:i/>
          <w:iCs/>
        </w:rPr>
        <w:t>devalue</w:t>
      </w:r>
      <w:r>
        <w:t xml:space="preserve"> exploratory research, with exploratory in this context meaning </w:t>
      </w:r>
      <w:r>
        <w:rPr>
          <w:i/>
          <w:iCs/>
        </w:rPr>
        <w:t>any analysis that is indicated to not be a planned test of a specific hypothesis</w:t>
      </w:r>
      <w:r>
        <w:t xml:space="preserve">. The message about the utility of preregistration was seemingly taken by many to mean that only confirmatory research via preregistration was research worth doing.  </w:t>
      </w:r>
    </w:p>
    <w:p w14:paraId="00000032" w14:textId="77777777" w:rsidR="00622082" w:rsidRDefault="00622082"/>
    <w:p w14:paraId="00000033" w14:textId="3A225330" w:rsidR="00622082" w:rsidRDefault="00000000">
      <w:pPr>
        <w:ind w:firstLine="720"/>
      </w:pPr>
      <w:r>
        <w:t xml:space="preserve">Registered Reports are a more restrictive version of preregistration that embeds the practice into the process of peer review </w:t>
      </w:r>
      <w:hyperlink r:id="rId11">
        <w:r w:rsidR="00622082">
          <w:t>(Chambers, 2013</w:t>
        </w:r>
      </w:hyperlink>
      <w:r>
        <w:t xml:space="preserve">), and similar concerns about the format restricting exploration have been made </w:t>
      </w:r>
      <w:r w:rsidR="00DB498E">
        <w:fldChar w:fldCharType="begin"/>
      </w:r>
      <w:r w:rsidR="007F3167">
        <w:instrText xml:space="preserve"> ADDIN ZOTERO_ITEM CSL_CITATION {"citationID":"1DQcSXVn","properties":{"unsorted":false,"formattedCitation":"(see Besan\\uc0\\u231{}on et al., 2021)","plainCitation":"(see Besançon et al., 2021)","noteIndex":0},"citationItems":[{"id":13519,"uris":["http://zotero.org/groups/2276830/items/KHYY8RHD"],"itemData":{"id":13519,"type":"manuscript","abstract":"Background: Registered Reports are publications in which study proposals are peer reviewed and pre-accepted before the study is ran. Their adoption in other disciplines has been found to promote research quality and save time and resources. \n\nObjectives: We offer a brief introduction to Registered Re- ports and their expected benefits for visualization research. We then report on a survey on the attitudes held in the Visualization community to- wards Registered Reports. \n\nMethod: We ran an online survey that was open from October 7, 2021 until October 24, 2021. We received 105 responses from visualization researchers.\n\nResults: Most respondents expressed interest in Registered Reports as an additional submission format. Ju- nior researchers as well as researchers with prior experience of preregistration tended to be more in- clined to adopt this format. However, qualitative feedback highlights several perceived drawbacks and worries about Registered Reports, such as low suitability for some types of research, and increased workload for reviewers and authors.\n\nConclusion: While many respondents expressed interest in (and sometimes enthusiasm for) Registered Re- ports, many also voiced concerns that should be considered and discussed in the community. \n\nReproducibility: All materials are available at osf.io/4nrma/.","DOI":"10.31219/osf.io/3z7kx","source":"HAL","title":"Publishing Visualization Studies as Registered Reports: Expected Benefits and Researchers' Attitudes","title-short":"Publishing Visualization Studies as Registered Reports","URL":"https://inria.hal.science/hal-03441049","author":[{"family":"Besançon","given":"Lonni"},{"family":"Bezerianos","given":"Anastasia"},{"family":"Dragicevic","given":"Pierre"},{"family":"Isenberg","given":"Petra"},{"family":"Jansen","given":"Yvonne"}],"accessed":{"date-parts":[["2025",11,28]]},"issued":{"date-parts":[["2021",7]]}},"prefix":"see"}],"schema":"https://github.com/citation-style-language/schema/raw/master/csl-citation.json"} </w:instrText>
      </w:r>
      <w:r w:rsidR="00DB498E">
        <w:fldChar w:fldCharType="separate"/>
      </w:r>
      <w:r w:rsidR="007F3167" w:rsidRPr="007F3167">
        <w:rPr>
          <w:rFonts w:cs="Times New Roman"/>
        </w:rPr>
        <w:t>(see Besançon et al., 2021)</w:t>
      </w:r>
      <w:r w:rsidR="00DB498E">
        <w:fldChar w:fldCharType="end"/>
      </w:r>
      <w:r>
        <w:t xml:space="preserve">. The review process for Registered Reports </w:t>
      </w:r>
      <w:r>
        <w:lastRenderedPageBreak/>
        <w:t>is separated into two distinct sections: Stage 1, consisting of the Introduction, Method, and Planned Analyses, which are prepared prior to executing the study; and Stage 2, consisting of the previous sections plus the Results and Discussion, submitted for review following completion of the study. Review platforms</w:t>
      </w:r>
      <w:r>
        <w:rPr>
          <w:vertAlign w:val="superscript"/>
        </w:rPr>
        <w:footnoteReference w:id="1"/>
      </w:r>
      <w:r>
        <w:t xml:space="preserve"> make acceptance decisions based on the Stage 1 manuscript and review process, addressing the question: will this study produce worthwhile knowledge, regardless of the results? If the answer is yes, then the review platform agrees to accept the full Stage 2 once complete, regardless of the results. Registered Reports are intended to address the problem of publication bias, or the fact that the published literature does not adequately represent the universe of studies completed, but rather studies have been selected via a biased process (most typically in favor of statistically significant findings). Addressing the problem of publication bias reduces the motivation to engage in questionable research practices, </w:t>
      </w:r>
      <w:proofErr w:type="spellStart"/>
      <w:r>
        <w:t>HARKing</w:t>
      </w:r>
      <w:proofErr w:type="spellEnd"/>
      <w:r>
        <w:t xml:space="preserve">, and other unscientific behaviors </w:t>
      </w:r>
      <w:hyperlink r:id="rId12">
        <w:r w:rsidR="00622082">
          <w:t>(Chambers, 2013)</w:t>
        </w:r>
      </w:hyperlink>
      <w:r>
        <w:t xml:space="preserve">. </w:t>
      </w:r>
    </w:p>
    <w:p w14:paraId="00000034" w14:textId="77777777" w:rsidR="00622082" w:rsidRDefault="00622082"/>
    <w:p w14:paraId="00000035" w14:textId="0573BC3E" w:rsidR="00622082" w:rsidRDefault="00000000">
      <w:pPr>
        <w:ind w:firstLine="720"/>
      </w:pPr>
      <w:r>
        <w:t xml:space="preserve">The formal guidelines for Registered Reports specify the need to make a very clear distinction between confirmatory and exploratory analyses, because anything not specified as hypothesized in the Stage 1 manuscript </w:t>
      </w:r>
      <w:proofErr w:type="gramStart"/>
      <w:r>
        <w:t>is considered to be</w:t>
      </w:r>
      <w:proofErr w:type="gramEnd"/>
      <w:r>
        <w:t xml:space="preserve"> exploratory. Importantly, there is absolutely no restriction on including exploratory analyses within Registered Reports. Researchers can include planned exploratory analyses in their Stage 1 proposal and are free to add whatever they wish at Stage 2, within reason, so long as they are clearly labeled as exploratory and are not given undue weight when interpreting the full findings of the study </w:t>
      </w:r>
      <w:r w:rsidR="007F3167">
        <w:fldChar w:fldCharType="begin"/>
      </w:r>
      <w:r w:rsidR="007F3167">
        <w:instrText xml:space="preserve"> ADDIN ZOTERO_ITEM CSL_CITATION {"citationID":"3X4F4CPJ","properties":{"unsorted":false,"formattedCitation":"(Chambers &amp; Tzavella, 2022)","plainCitation":"(Chambers &amp; Tzavella, 2022)","noteIndex":0},"citationItems":[{"id":6166,"uris":["http://zotero.org/groups/2276830/items/CIF227RE"],"itemData":{"id":6166,"type":"article-journal","container-title":"Nature Human Behaviour","DOI":"10.1038/s41562-021-01193-7","ISSN":"2397-3374","journalAbbreviation":"Nat Hum Behav","language":"en","page":"29–42","source":"DOI.org (Crossref)","title":"The past, present and future of Registered Reports","volume":"6","author":[{"family":"Chambers","given":"Christopher D."},{"family":"Tzavella","given":"Loukia"}],"issued":{"date-parts":[["2022"]]}}}],"schema":"https://github.com/citation-style-language/schema/raw/master/csl-citation.json"} </w:instrText>
      </w:r>
      <w:r w:rsidR="007F3167">
        <w:fldChar w:fldCharType="separate"/>
      </w:r>
      <w:r w:rsidR="007F3167" w:rsidRPr="007F3167">
        <w:t>(Chambers &amp; Tzavella, 2022)</w:t>
      </w:r>
      <w:r w:rsidR="007F3167">
        <w:fldChar w:fldCharType="end"/>
      </w:r>
      <w:r>
        <w:t xml:space="preserve">. </w:t>
      </w:r>
    </w:p>
    <w:p w14:paraId="00000036" w14:textId="77777777" w:rsidR="00622082" w:rsidRDefault="00622082"/>
    <w:p w14:paraId="00000037" w14:textId="48886900" w:rsidR="00622082" w:rsidRDefault="00000000">
      <w:pPr>
        <w:ind w:firstLine="720"/>
      </w:pPr>
      <w:r>
        <w:t xml:space="preserve">Nevertheless, Registered Reports are confirmatory-focused, and indeed use language and procedures that are much more aligned with quantitative hypothesis-testing approaches compared to other approaches. That said, Registered Reports can and have been used with a wide variety of research designs, including qualitative studies </w:t>
      </w:r>
      <w:r w:rsidR="007F3167">
        <w:fldChar w:fldCharType="begin"/>
      </w:r>
      <w:r w:rsidR="007F3167">
        <w:instrText xml:space="preserve"> ADDIN ZOTERO_ITEM CSL_CITATION {"citationID":"58L5ihS0","properties":{"unsorted":false,"formattedCitation":"(Karhulahti et al., 2023)","plainCitation":"(Karhulahti et al., 2023)","noteIndex":0},"citationItems":[{"id":8649,"uris":["http://zotero.org/groups/2276830/items/WBLAB2TW"],"itemData":{"id":8649,"type":"article-journal","abstract":"Registered reports are a publication format that involves peer reviewing studies both before and after carrying out research procedures. Although registered reports were originally developed to combat challenges in quantitative and confirmatory study designs, today registered reports are also available for qualitative and exploratory work. This article provides a brief primer that aims to help researchers in choosing, designing, and evaluating registered reports, which are driven by qualitative methods.","container-title":"Open Research Europe","DOI":"10.12688/openreseurope.15532.2","ISSN":"2732-5121","journalAbbreviation":"Open Res Europe","language":"en","page":"22","source":"DOI.org (Crossref)","title":"A primer for choosing, designing and evaluating registered reports for qualitative methods","volume":"3","author":[{"family":"Karhulahti","given":"Veli-Matti"},{"family":"Branney","given":"Peter"},{"family":"Siutila","given":"Miia"},{"family":"Syed","given":"Moin"}],"issued":{"date-parts":[["2023",7,10]]}}}],"schema":"https://github.com/citation-style-language/schema/raw/master/csl-citation.json"} </w:instrText>
      </w:r>
      <w:r w:rsidR="007F3167">
        <w:fldChar w:fldCharType="separate"/>
      </w:r>
      <w:r w:rsidR="007F3167" w:rsidRPr="007F3167">
        <w:t>(Karhulahti et al., 2023)</w:t>
      </w:r>
      <w:r w:rsidR="007F3167">
        <w:fldChar w:fldCharType="end"/>
      </w:r>
      <w:r>
        <w:t xml:space="preserve">, secondary data </w:t>
      </w:r>
      <w:r w:rsidR="007F3167">
        <w:fldChar w:fldCharType="begin"/>
      </w:r>
      <w:r w:rsidR="007F3167">
        <w:instrText xml:space="preserve"> ADDIN ZOTERO_ITEM CSL_CITATION {"citationID":"iSN00TI2","properties":{"unsorted":false,"formattedCitation":"(Davis-Kean et al., 2024)","plainCitation":"(Davis-Kean et al., 2024)","noteIndex":0},"citationItems":[{"id":6182,"uris":["http://zotero.org/groups/2276830/items/YILP9TTX"],"itemData":{"id":6182,"type":"article-journal","container-title":"Infant and Child Development","DOI":"10.1002/icd.2506","ISSN":"1522-7219","issue":"2","language":"en","license":"© 2024 John Wiley &amp; Sons Ltd.","note":"_eprint: https://onlinelibrary.wiley.com/doi/pdf/10.1002/icd.2506","page":"e2506","source":"Wiley Online Library","title":"Registered Reports with secondary developmental data: Introduction to the special issue","title-short":"Registered Reports with secondary developmental data","volume":"33","author":[{"family":"Davis-Kean","given":"Pamela E."},{"family":"Ellis","given":"Alexa"},{"family":"Syed","given":"Moin"}],"issued":{"date-parts":[["2024"]]}}}],"schema":"https://github.com/citation-style-language/schema/raw/master/csl-citation.json"} </w:instrText>
      </w:r>
      <w:r w:rsidR="007F3167">
        <w:fldChar w:fldCharType="separate"/>
      </w:r>
      <w:r w:rsidR="007F3167" w:rsidRPr="007F3167">
        <w:t>(Davis-Kean et al., 2024)</w:t>
      </w:r>
      <w:r w:rsidR="007F3167">
        <w:fldChar w:fldCharType="end"/>
      </w:r>
      <w:r>
        <w:t xml:space="preserve">, meta-analyses </w:t>
      </w:r>
      <w:r w:rsidR="007F3167">
        <w:fldChar w:fldCharType="begin"/>
      </w:r>
      <w:r w:rsidR="007F3167">
        <w:instrText xml:space="preserve"> ADDIN ZOTERO_ITEM CSL_CITATION {"citationID":"4p9SOBAJ","properties":{"unsorted":false,"formattedCitation":"(Kathawalla &amp; Syed, 2021)","plainCitation":"(Kathawalla &amp; Syed, 2021)","noteIndex":0},"citationItems":[{"id":18516,"uris":["http://zotero.org/groups/2276830/items/6PBFY5H8"],"itemData":{"id":18516,"type":"article-journal","abstract":"Research suggests that experiences of discrimination and life stressors are associated with negative mental-health outcomes for Muslim populations in western countries. The current study reports on two meta-analyses based on 295 correlations from 130 unique samples and 27,725 individuals, examining the associations of discrimination and life stressors, both separately and jointly, with mental health. Discrimination was significantly associated with negative mental-health outcomes (rs = .22–.23). Between-study variability in effects sizes was explained by discrimination level, mental-health outcome, number of discrimination measure items, and refugee status. Life stressors were also significantly associated with negative mental-health outcomes (rs = .32–.37). Between-study variability in effect sizes was explained by publication bias, sample population, number of life stressor measure items, continent, and ethnicity. Both omnibus effect-size estimates were robust to tests of publication bias, outliers, and within-study dependence. Results suggest unique associations between both discrimination and life stressors with mental health. In the current sociopolitical climate, this study is an important step to better serve the mental health needs of the growing global Muslim community.","container-title":"Collabra: Psychology","DOI":"10.1525/collabra.28248","ISSN":"2474-7394","issue":"1","language":"en","license":"http://creativecommons.org/licenses/by/4.0","page":"28248","source":"DOI.org (Crossref)","title":"Discrimination, Life Stress, and Mental Health Among Muslims: A Preregistered Systematic Review and Meta-Analysis","title-short":"Discrimination, Life Stress, and Mental Health Among Muslims","volume":"7","author":[{"family":"Kathawalla","given":"Ummul-Kiram"},{"family":"Syed","given":"Moin"}],"editor":[{"family":"Vazire","given":"Simine"}],"issued":{"date-parts":[["2021",10,18]]}}}],"schema":"https://github.com/citation-style-language/schema/raw/master/csl-citation.json"} </w:instrText>
      </w:r>
      <w:r w:rsidR="007F3167">
        <w:fldChar w:fldCharType="separate"/>
      </w:r>
      <w:r w:rsidR="007F3167" w:rsidRPr="007F3167">
        <w:t>(Kathawalla &amp; Syed, 2021)</w:t>
      </w:r>
      <w:r w:rsidR="007F3167">
        <w:fldChar w:fldCharType="end"/>
      </w:r>
      <w:r>
        <w:t xml:space="preserve">, and many more. Concerns about the heavy focus on confirmatory approaches led to the development of a companion format, Exploratory Reports, wherein researchers largely eschew inferential statistics in favor of extensive descriptive statistics and data visualizations </w:t>
      </w:r>
      <w:hyperlink r:id="rId13">
        <w:r w:rsidR="007F3167">
          <w:fldChar w:fldCharType="begin"/>
        </w:r>
        <w:r w:rsidR="007F3167">
          <w:instrText xml:space="preserve"> ADDIN ZOTERO_ITEM CSL_CITATION {"citationID":"ns5FnEKQ","properties":{"unsorted":false,"formattedCitation":"(McIntosh, 2017)","plainCitation":"(McIntosh, 2017)","noteIndex":0},"citationItems":[{"id":6831,"uris":["http://zotero.org/groups/2276830/items/NMFH9D2P"],"itemData":{"id":6831,"type":"article-journal","container-title":"Cortex","DOI":"10.1016/j.cortex.2017.07.014","ISSN":"0010-9452","journalAbbreviation":"Cortex","language":"en","page":"A1-A4","source":"ScienceDirect","title":"Exploratory reports: A new article type for Cortex","title-short":"Exploratory reports","volume":"96","author":[{"family":"McIntosh","given":"Robert D."}],"issued":{"date-parts":[["2017",11,1]]}}}],"schema":"https://github.com/citation-style-language/schema/raw/master/csl-citation.json"} </w:instrText>
        </w:r>
        <w:r w:rsidR="007F3167">
          <w:fldChar w:fldCharType="separate"/>
        </w:r>
        <w:r w:rsidR="007F3167" w:rsidRPr="007F3167">
          <w:t>(McIntosh, 2017)</w:t>
        </w:r>
        <w:r w:rsidR="007F3167">
          <w:fldChar w:fldCharType="end"/>
        </w:r>
      </w:hyperlink>
      <w:r>
        <w:t xml:space="preserve">. </w:t>
      </w:r>
      <w:proofErr w:type="gramStart"/>
      <w:r>
        <w:t>Despite the fact that</w:t>
      </w:r>
      <w:proofErr w:type="gramEnd"/>
      <w:r>
        <w:t xml:space="preserve"> they were introduced many years ago, Exploratory Reports have been taken up by few review platforms and are seldom used. </w:t>
      </w:r>
    </w:p>
    <w:p w14:paraId="00000038" w14:textId="77777777" w:rsidR="00622082" w:rsidRDefault="00622082"/>
    <w:p w14:paraId="00000039" w14:textId="5ADC5690" w:rsidR="00622082" w:rsidRDefault="00000000">
      <w:pPr>
        <w:ind w:firstLine="720"/>
      </w:pPr>
      <w:r>
        <w:t xml:space="preserve">Taken together, both preregistration and Registered Reports seek to improve </w:t>
      </w:r>
      <w:proofErr w:type="gramStart"/>
      <w:r>
        <w:t>the transparency</w:t>
      </w:r>
      <w:proofErr w:type="gramEnd"/>
      <w:r>
        <w:t xml:space="preserve"> and clarity with which researchers describe the epistemic status of their work. The intention is </w:t>
      </w:r>
      <w:r>
        <w:rPr>
          <w:i/>
          <w:iCs/>
        </w:rPr>
        <w:t>not</w:t>
      </w:r>
      <w:r>
        <w:t xml:space="preserve"> to favor one form of inquiry over another, although we recognize that in practice this could very well be what happens. Rather, the intention is to support clearer delineation of confirmatory/planned and exploratory/unplanned analyses via a dedicated subsection of the Results section or clear and specific language that denotes an analysis as exploratory. Despite many proponents of preregistration being clear about this intention </w:t>
      </w:r>
      <w:hyperlink r:id="rId14">
        <w:r w:rsidR="00622082">
          <w:t>(</w:t>
        </w:r>
        <w:proofErr w:type="spellStart"/>
        <w:r w:rsidR="00622082">
          <w:t>Wagenmakers</w:t>
        </w:r>
        <w:proofErr w:type="spellEnd"/>
        <w:r w:rsidR="00622082">
          <w:t xml:space="preserve"> et al., 2012)</w:t>
        </w:r>
      </w:hyperlink>
      <w:r>
        <w:t xml:space="preserve">, concerns persist </w:t>
      </w:r>
      <w:r w:rsidR="007F3167">
        <w:fldChar w:fldCharType="begin"/>
      </w:r>
      <w:r w:rsidR="007F3167">
        <w:instrText xml:space="preserve"> ADDIN ZOTERO_ITEM CSL_CITATION {"citationID":"bRCNMpb3","properties":{"unsorted":false,"formattedCitation":"(McDermott, 2022)","plainCitation":"(McDermott, 2022)","noteIndex":0},"citationItems":[{"id":12803,"uris":["http://zotero.org/groups/2276830/items/9DA95KQ6"],"itemData":{"id":12803,"type":"article-journal","abstract":"Pre-registration has become an increasingly popular proposal to address concerns regarding questionable research practices. Yet preregistration does not necessarily solve these problems. It also causes additional problems, including raising costs for more junior and less resourced scholars. In addition, pre-registration restricts creativity and diminishes the broader scientific enterprise. In this way, pre-registration neither solves the problems it is intended to address, nor does it come without costs. Pre-registration is neither necessary nor sufficient for producing novel or ethical work. In short, pre-registration represents a form of virtue signaling that is more performative than actual.","container-title":"Politics and the Life Sciences","DOI":"10.1017/pls.2022.4","ISSN":"0730-9384, 1471-5457","issue":"1","language":"en","page":"55-59","publisher":"Cambridge University Press","source":"Cambridge University Press","title":"Breaking free: How preregistration hurts scholars and science","title-short":"Breaking free","volume":"41","author":[{"family":"McDermott","given":"Rose"}],"issued":{"date-parts":[["2022"]],"season":"ed"}}}],"schema":"https://github.com/citation-style-language/schema/raw/master/csl-citation.json"} </w:instrText>
      </w:r>
      <w:r w:rsidR="007F3167">
        <w:fldChar w:fldCharType="separate"/>
      </w:r>
      <w:r w:rsidR="007F3167" w:rsidRPr="007F3167">
        <w:t>(McDermott, 2022)</w:t>
      </w:r>
      <w:r w:rsidR="007F3167">
        <w:fldChar w:fldCharType="end"/>
      </w:r>
      <w:r>
        <w:t xml:space="preserve">. As an ostensibly empirical science, however, at some point concerns need to be adjudicated via data. </w:t>
      </w:r>
    </w:p>
    <w:p w14:paraId="0000003A" w14:textId="77777777" w:rsidR="00622082" w:rsidRDefault="00622082"/>
    <w:p w14:paraId="0000003B" w14:textId="2C5279D7" w:rsidR="00622082" w:rsidRDefault="00000000">
      <w:pPr>
        <w:ind w:firstLine="720"/>
      </w:pPr>
      <w:r>
        <w:t xml:space="preserve">The most directly relevant data of which we are aware comes from a recent Ph.D. thesis from O’Mahony </w:t>
      </w:r>
      <w:r w:rsidR="007F3167">
        <w:fldChar w:fldCharType="begin"/>
      </w:r>
      <w:r w:rsidR="007F3167">
        <w:instrText xml:space="preserve"> ADDIN ZOTERO_ITEM CSL_CITATION {"citationID":"86lYLrZM","properties":{"unsorted":false,"formattedCitation":"(2023)","plainCitation":"(2023)","noteIndex":0},"citationItems":[{"id":6106,"uris":["http://zotero.org/groups/2276830/items/QNR2DK26"],"itemData":{"id":6106,"type":"thesis","genre":"Dissertation","publisher":"Cardiff University","title":"Comparative Analysis of Registered Reports and Standard Research Literature final copy","URL":"https://orca.cardiff.ac.uk/id/eprint/167686","author":[{"family":"O’Mahony","given":"Aoife"}],"issued":{"date-parts":[["2023",10,23]]}},"suppress-author":true}],"schema":"https://github.com/citation-style-language/schema/raw/master/csl-citation.json"} </w:instrText>
      </w:r>
      <w:r w:rsidR="007F3167">
        <w:fldChar w:fldCharType="separate"/>
      </w:r>
      <w:r w:rsidR="007F3167" w:rsidRPr="007F3167">
        <w:t>(2023)</w:t>
      </w:r>
      <w:r w:rsidR="007F3167">
        <w:fldChar w:fldCharType="end"/>
      </w:r>
      <w:r>
        <w:t xml:space="preserve">. Embedded within a much larger examination of similarities and differences </w:t>
      </w:r>
      <w:r>
        <w:lastRenderedPageBreak/>
        <w:t>between Registered Reports (</w:t>
      </w:r>
      <w:r>
        <w:rPr>
          <w:i/>
          <w:iCs/>
        </w:rPr>
        <w:t>n</w:t>
      </w:r>
      <w:r>
        <w:t xml:space="preserve"> = 170) and traditional articles (</w:t>
      </w:r>
      <w:r>
        <w:rPr>
          <w:i/>
          <w:iCs/>
        </w:rPr>
        <w:t>n</w:t>
      </w:r>
      <w:r>
        <w:t xml:space="preserve"> = 340), the findings indicated that exploratory research was in fact </w:t>
      </w:r>
      <w:r>
        <w:rPr>
          <w:i/>
          <w:iCs/>
        </w:rPr>
        <w:t xml:space="preserve">more </w:t>
      </w:r>
      <w:r>
        <w:t xml:space="preserve">commonly identified in the Registered Reports (75%) compared with the traditional articles (57%). This finding runs counter to the many critics claiming that preregistration would </w:t>
      </w:r>
      <w:r>
        <w:rPr>
          <w:i/>
          <w:iCs/>
        </w:rPr>
        <w:t xml:space="preserve">reduce </w:t>
      </w:r>
      <w:r>
        <w:t xml:space="preserve">the frequency of exploratory research. Additionally, Soderberg et al. </w:t>
      </w:r>
      <w:r w:rsidR="007F3167">
        <w:fldChar w:fldCharType="begin"/>
      </w:r>
      <w:r w:rsidR="007F3167">
        <w:instrText xml:space="preserve"> ADDIN ZOTERO_ITEM CSL_CITATION {"citationID":"htqm03dE","properties":{"unsorted":false,"formattedCitation":"(2021)","plainCitation":"(2021)","noteIndex":0},"citationItems":[{"id":19183,"uris":["http://zotero.org/groups/2276830/items/JVJ33L6K"],"itemData":{"id":19183,"type":"article-journal","container-title":"Nature Human Behaviour","DOI":"10.1038/s41562-021-01142-4","ISSN":"2397-3374","issue":"8","journalAbbreviation":"Nat Hum Behav","language":"en","page":"990-997","source":"DOI.org (Crossref)","title":"Initial evidence of research quality of registered reports compared with the standard publishing model","volume":"5","author":[{"family":"Soderberg","given":"Courtney K."},{"family":"Errington","given":"Timothy M."},{"family":"Schiavone","given":"Sarah R."},{"family":"Bottesini","given":"Julia"},{"family":"Thorn","given":"Felix Singleton"},{"family":"Vazire","given":"Simine"},{"family":"Esterling","given":"Kevin M."},{"family":"Nosek","given":"Brian A."}],"issued":{"date-parts":[["2021",6,24]]}},"suppress-author":true}],"schema":"https://github.com/citation-style-language/schema/raw/master/csl-citation.json"} </w:instrText>
      </w:r>
      <w:r w:rsidR="007F3167">
        <w:fldChar w:fldCharType="separate"/>
      </w:r>
      <w:r w:rsidR="007F3167" w:rsidRPr="007F3167">
        <w:t>(2021)</w:t>
      </w:r>
      <w:r w:rsidR="007F3167">
        <w:fldChar w:fldCharType="end"/>
      </w:r>
      <w:r>
        <w:t xml:space="preserve"> found that Registered Reports and traditional reports were statistically indistinguishable on ratings of creativity and novelty, again running counter to critics’ claims. Our focus in the present study is to replicate and extend O’Mahony’s (2023) study with a narrow focus on the frequency of reported exploratory research across article types.  </w:t>
      </w:r>
    </w:p>
    <w:p w14:paraId="0000003C" w14:textId="77777777" w:rsidR="00622082" w:rsidRDefault="00622082"/>
    <w:p w14:paraId="0000003D" w14:textId="4ED668B4" w:rsidR="00622082" w:rsidRDefault="00000000">
      <w:r>
        <w:tab/>
        <w:t xml:space="preserve">A major challenge to drawing any conclusions about the frequency of exploratory research between registered and non-registered articles is that the ability to do so is entirely dependent on researchers’ reporting (henceforth, we use the term “registration” to refer to both preregistered studies and Registered Reports). Given the widespread prevalence of </w:t>
      </w:r>
      <w:proofErr w:type="spellStart"/>
      <w:r>
        <w:t>HARKing</w:t>
      </w:r>
      <w:proofErr w:type="spellEnd"/>
      <w:r>
        <w:t xml:space="preserve">, in which exploratory findings are reframed and presented as confirmatory, it is simply not possible to derive an accurate estimate of how often exploratory research is occurring when there are no reporting restrictions in place </w:t>
      </w:r>
      <w:r w:rsidR="007F3167">
        <w:fldChar w:fldCharType="begin"/>
      </w:r>
      <w:r w:rsidR="007F3167">
        <w:instrText xml:space="preserve"> ADDIN ZOTERO_ITEM CSL_CITATION {"citationID":"bI4VnjKh","properties":{"unsorted":false,"formattedCitation":"(Wagenmakers et al., 2018)","plainCitation":"(Wagenmakers et al., 2018)","noteIndex":0},"citationItems":[{"id":12518,"uris":["http://zotero.org/groups/2276830/items/4QC2DIPE"],"itemData":{"id":12518,"type":"article-journal","abstract":"Over the years, researchers in psychological science have documented and investigated a host of powerful cognitive fallacies, including hindsight bias and confirmation bias. Researchers themselves may not be immune to these fallacies and may unwittingly adjust their statistical analysis to produce an outcome that is more pleasant or better in line with prior expectations. To shield researchers from the impact of cognitive fallacies, several methodologists are now advocating preregistration—that is, the creation of a detailed analysis plan before data collection or data analysis. One may argue, however, that preregistration is out of touch with academic reality, hampering creativity and impeding scientific progress. We provide a historical overview to show that the interplay between creativity and verification has shaped theories of scientific inquiry throughout the centuries; in the currently dominant theory, creativity and verification operate in succession and enhance one another’s effectiveness. From this perspective, the use of preregistration to safeguard the verification stage will help rather than hinder the generation of fruitful new ideas.","container-title":"Perspectives on Psychological Science","DOI":"10.1177/1745691618771357","ISSN":"1745-6916","issue":"4","journalAbbreviation":"Perspect Psychol Sci","language":"en","page":"418-427","publisher":"SAGE Publications Inc","source":"SAGE Journals","title":"The creativity-verification cycle in psychological science: New methods to combat old idols","title-short":"The creativity-verification cycle in psychological science","volume":"13","author":[{"family":"Wagenmakers","given":"Eric-Jan"},{"family":"Dutilh","given":"Gilles"},{"family":"Sarafoglou","given":"Alexandra"}],"issued":{"date-parts":[["2018",7,1]]}}}],"schema":"https://github.com/citation-style-language/schema/raw/master/csl-citation.json"} </w:instrText>
      </w:r>
      <w:r w:rsidR="007F3167">
        <w:fldChar w:fldCharType="separate"/>
      </w:r>
      <w:r w:rsidR="007F3167" w:rsidRPr="007F3167">
        <w:t>(Wagenmakers et al., 2018)</w:t>
      </w:r>
      <w:r w:rsidR="007F3167">
        <w:fldChar w:fldCharType="end"/>
      </w:r>
      <w:r>
        <w:t xml:space="preserve">. Thus, when making such comparisons, examining the reporting practices in articles is the best available indicator. Although reports are an imperfect proxy for actual practice, they remain highly relevant to the debate about the status of exploration in registered </w:t>
      </w:r>
      <w:proofErr w:type="gramStart"/>
      <w:r>
        <w:t>articles, and</w:t>
      </w:r>
      <w:proofErr w:type="gramEnd"/>
      <w:r>
        <w:t xml:space="preserve"> specifically address the claims that registration would restrict exploratory research. That is, if registration does in fact restrict exploration, there should be low levels of exploration reported in registered research articles. </w:t>
      </w:r>
    </w:p>
    <w:p w14:paraId="0000003E" w14:textId="77777777" w:rsidR="00622082" w:rsidRDefault="00622082"/>
    <w:p w14:paraId="0000003F" w14:textId="77777777" w:rsidR="00622082" w:rsidRDefault="00000000">
      <w:pPr>
        <w:rPr>
          <w:b/>
          <w:bCs/>
        </w:rPr>
      </w:pPr>
      <w:r>
        <w:rPr>
          <w:b/>
          <w:bCs/>
        </w:rPr>
        <w:t>The Present Study</w:t>
      </w:r>
    </w:p>
    <w:p w14:paraId="00000040" w14:textId="77777777" w:rsidR="00622082" w:rsidRDefault="00622082"/>
    <w:p w14:paraId="00000041" w14:textId="77777777" w:rsidR="00622082" w:rsidRDefault="00000000">
      <w:pPr>
        <w:pBdr>
          <w:top w:val="nil"/>
          <w:left w:val="nil"/>
          <w:bottom w:val="nil"/>
          <w:right w:val="nil"/>
          <w:between w:val="nil"/>
        </w:pBdr>
        <w:ind w:firstLine="720"/>
      </w:pPr>
      <w:r>
        <w:t xml:space="preserve">The purpose of the present study </w:t>
      </w:r>
      <w:sdt>
        <w:sdtPr>
          <w:tag w:val="goog_rdk_24"/>
          <w:id w:val="-202835013"/>
        </w:sdtPr>
        <w:sdtContent>
          <w:del w:id="27" w:author="Moin Syed" w:date="2026-08-17T13:59:00Z">
            <w:r>
              <w:delText xml:space="preserve">is </w:delText>
            </w:r>
          </w:del>
        </w:sdtContent>
      </w:sdt>
      <w:sdt>
        <w:sdtPr>
          <w:tag w:val="goog_rdk_25"/>
          <w:id w:val="2137629882"/>
        </w:sdtPr>
        <w:sdtContent>
          <w:ins w:id="28" w:author="Moin Syed" w:date="2026-08-17T13:59:00Z">
            <w:r>
              <w:t xml:space="preserve">was </w:t>
            </w:r>
          </w:ins>
        </w:sdtContent>
      </w:sdt>
      <w:r>
        <w:t xml:space="preserve">to conduct an initial investigation into whether preregistration and Registered Reports restrict investigators’ reports of exploratory research, or </w:t>
      </w:r>
      <w:r>
        <w:rPr>
          <w:i/>
          <w:iCs/>
        </w:rPr>
        <w:t>any analysis that is indicated to not be a planned test of a specific hypothesis</w:t>
      </w:r>
      <w:r>
        <w:t xml:space="preserve">. We do so by comparing the prevalence of exploratory research reported across articles with preregistered studies, Registered Reports, and traditional articles. The purpose of the study </w:t>
      </w:r>
      <w:sdt>
        <w:sdtPr>
          <w:tag w:val="goog_rdk_26"/>
          <w:id w:val="1187857355"/>
        </w:sdtPr>
        <w:sdtContent>
          <w:del w:id="29" w:author="Moin Syed" w:date="2026-08-17T14:00:00Z">
            <w:r>
              <w:delText xml:space="preserve">is </w:delText>
            </w:r>
          </w:del>
        </w:sdtContent>
      </w:sdt>
      <w:sdt>
        <w:sdtPr>
          <w:tag w:val="goog_rdk_27"/>
          <w:id w:val="-642482738"/>
        </w:sdtPr>
        <w:sdtContent>
          <w:ins w:id="30" w:author="Moin Syed" w:date="2026-08-17T14:00:00Z">
            <w:r>
              <w:t xml:space="preserve">was </w:t>
            </w:r>
          </w:ins>
        </w:sdtContent>
      </w:sdt>
      <w:r>
        <w:t xml:space="preserve">not to get a population estimate of exploratory research in psychology, but rather to examine the specific claims that registration would lead to a decrease in reported exploratory research. </w:t>
      </w:r>
    </w:p>
    <w:p w14:paraId="00000042" w14:textId="77777777" w:rsidR="00622082" w:rsidRDefault="00622082">
      <w:pPr>
        <w:pBdr>
          <w:top w:val="nil"/>
          <w:left w:val="nil"/>
          <w:bottom w:val="nil"/>
          <w:right w:val="nil"/>
          <w:between w:val="nil"/>
        </w:pBdr>
      </w:pPr>
    </w:p>
    <w:p w14:paraId="00000043" w14:textId="77777777" w:rsidR="00622082" w:rsidRDefault="00000000">
      <w:pPr>
        <w:pBdr>
          <w:top w:val="nil"/>
          <w:left w:val="nil"/>
          <w:bottom w:val="nil"/>
          <w:right w:val="nil"/>
          <w:between w:val="nil"/>
        </w:pBdr>
        <w:ind w:firstLine="720"/>
      </w:pPr>
      <w:proofErr w:type="gramStart"/>
      <w:r>
        <w:t>The competing</w:t>
      </w:r>
      <w:proofErr w:type="gramEnd"/>
      <w:r>
        <w:t xml:space="preserve"> views on the practice of registration and its relation to exploratory research would lead to two divergent data patterns: </w:t>
      </w:r>
      <w:r>
        <w:rPr>
          <w:color w:val="000000"/>
        </w:rPr>
        <w:t xml:space="preserve">If registration restricts exploratory research, then traditional articles should </w:t>
      </w:r>
      <w:r>
        <w:t>include higher prevalence</w:t>
      </w:r>
      <w:r>
        <w:rPr>
          <w:color w:val="000000"/>
        </w:rPr>
        <w:t xml:space="preserve"> of reported exploratory research than </w:t>
      </w:r>
      <w:r>
        <w:t>registered</w:t>
      </w:r>
      <w:r>
        <w:rPr>
          <w:color w:val="000000"/>
        </w:rPr>
        <w:t xml:space="preserve"> studies (assuming no or l</w:t>
      </w:r>
      <w:r>
        <w:t xml:space="preserve">ow prevalence of </w:t>
      </w:r>
      <w:proofErr w:type="spellStart"/>
      <w:r>
        <w:t>HARKing</w:t>
      </w:r>
      <w:proofErr w:type="spellEnd"/>
      <w:r>
        <w:rPr>
          <w:vertAlign w:val="superscript"/>
        </w:rPr>
        <w:footnoteReference w:id="2"/>
      </w:r>
      <w:r>
        <w:rPr>
          <w:color w:val="000000"/>
        </w:rPr>
        <w:t>). In con</w:t>
      </w:r>
      <w:r>
        <w:t>trast, i</w:t>
      </w:r>
      <w:r>
        <w:rPr>
          <w:color w:val="000000"/>
        </w:rPr>
        <w:t>f registration clarifies the status of exploratory research, then</w:t>
      </w:r>
      <w:r>
        <w:t xml:space="preserve"> </w:t>
      </w:r>
      <w:r>
        <w:rPr>
          <w:color w:val="000000"/>
        </w:rPr>
        <w:t xml:space="preserve">registered studies should include </w:t>
      </w:r>
      <w:r>
        <w:t>higher prevalence</w:t>
      </w:r>
      <w:r>
        <w:rPr>
          <w:color w:val="000000"/>
        </w:rPr>
        <w:t xml:space="preserve"> of reported exploratory research than traditional articles. </w:t>
      </w:r>
      <w:r>
        <w:t xml:space="preserve">The only empirical examination of this question that we are aware of found </w:t>
      </w:r>
      <w:r>
        <w:rPr>
          <w:i/>
          <w:iCs/>
        </w:rPr>
        <w:t>higher</w:t>
      </w:r>
      <w:r>
        <w:t xml:space="preserve"> prevalence of exploratory research in Registered Reports compared to traditional reports. Accordingly:</w:t>
      </w:r>
    </w:p>
    <w:p w14:paraId="00000044" w14:textId="77777777" w:rsidR="00622082" w:rsidRDefault="00622082">
      <w:pPr>
        <w:pBdr>
          <w:top w:val="nil"/>
          <w:left w:val="nil"/>
          <w:bottom w:val="nil"/>
          <w:right w:val="nil"/>
          <w:between w:val="nil"/>
        </w:pBdr>
      </w:pPr>
    </w:p>
    <w:p w14:paraId="00000045" w14:textId="77777777" w:rsidR="00622082" w:rsidRDefault="00000000">
      <w:pPr>
        <w:pBdr>
          <w:top w:val="nil"/>
          <w:left w:val="nil"/>
          <w:bottom w:val="nil"/>
          <w:right w:val="nil"/>
          <w:between w:val="nil"/>
        </w:pBdr>
        <w:ind w:left="1350" w:hanging="1350"/>
      </w:pPr>
      <w:r>
        <w:t xml:space="preserve">Hypothesis 1: There will be a higher prevalence of reported exploratory research in preregistered articles compared to traditional articles. </w:t>
      </w:r>
    </w:p>
    <w:p w14:paraId="00000046" w14:textId="77777777" w:rsidR="00622082" w:rsidRDefault="00622082">
      <w:pPr>
        <w:pBdr>
          <w:top w:val="nil"/>
          <w:left w:val="nil"/>
          <w:bottom w:val="nil"/>
          <w:right w:val="nil"/>
          <w:between w:val="nil"/>
        </w:pBdr>
      </w:pPr>
    </w:p>
    <w:p w14:paraId="00000047" w14:textId="77777777" w:rsidR="00622082" w:rsidRDefault="00000000">
      <w:pPr>
        <w:pBdr>
          <w:top w:val="nil"/>
          <w:left w:val="nil"/>
          <w:bottom w:val="nil"/>
          <w:right w:val="nil"/>
          <w:between w:val="nil"/>
        </w:pBdr>
        <w:ind w:left="1350" w:hanging="1350"/>
      </w:pPr>
      <w:r>
        <w:t xml:space="preserve">Hypothesis 2: There will be a higher prevalence of reported exploratory research in Registered Reports compared to traditional articles. </w:t>
      </w:r>
    </w:p>
    <w:p w14:paraId="00000048" w14:textId="77777777" w:rsidR="00622082" w:rsidRDefault="00622082">
      <w:pPr>
        <w:pBdr>
          <w:top w:val="nil"/>
          <w:left w:val="nil"/>
          <w:bottom w:val="nil"/>
          <w:right w:val="nil"/>
          <w:between w:val="nil"/>
        </w:pBdr>
      </w:pPr>
    </w:p>
    <w:p w14:paraId="00000049" w14:textId="77777777" w:rsidR="00622082" w:rsidRDefault="00622082">
      <w:pPr>
        <w:pBdr>
          <w:top w:val="nil"/>
          <w:left w:val="nil"/>
          <w:bottom w:val="nil"/>
          <w:right w:val="nil"/>
          <w:between w:val="nil"/>
        </w:pBdr>
        <w:ind w:firstLine="720"/>
      </w:pPr>
    </w:p>
    <w:p w14:paraId="0000004A" w14:textId="68D8F0AF" w:rsidR="00622082" w:rsidRDefault="00000000">
      <w:pPr>
        <w:pBdr>
          <w:top w:val="nil"/>
          <w:left w:val="nil"/>
          <w:bottom w:val="nil"/>
          <w:right w:val="nil"/>
          <w:between w:val="nil"/>
        </w:pBdr>
        <w:ind w:firstLine="720"/>
      </w:pPr>
      <w:r>
        <w:t xml:space="preserve">As noted, the current study </w:t>
      </w:r>
      <w:sdt>
        <w:sdtPr>
          <w:tag w:val="goog_rdk_28"/>
          <w:id w:val="-952391388"/>
        </w:sdtPr>
        <w:sdtContent>
          <w:del w:id="31" w:author="Moin Syed" w:date="2026-08-17T14:00:00Z">
            <w:r>
              <w:delText xml:space="preserve">will </w:delText>
            </w:r>
          </w:del>
        </w:sdtContent>
      </w:sdt>
      <w:sdt>
        <w:sdtPr>
          <w:tag w:val="goog_rdk_29"/>
          <w:id w:val="745281972"/>
        </w:sdtPr>
        <w:sdtContent>
          <w:ins w:id="32" w:author="Moin Syed" w:date="2026-08-17T14:00:00Z">
            <w:r>
              <w:t xml:space="preserve">was </w:t>
            </w:r>
          </w:ins>
        </w:sdtContent>
      </w:sdt>
      <w:r>
        <w:t xml:space="preserve">not </w:t>
      </w:r>
      <w:sdt>
        <w:sdtPr>
          <w:tag w:val="goog_rdk_30"/>
          <w:id w:val="282160861"/>
        </w:sdtPr>
        <w:sdtContent>
          <w:del w:id="33" w:author="Moin Syed" w:date="2026-08-17T14:00:00Z">
            <w:r>
              <w:delText xml:space="preserve">be </w:delText>
            </w:r>
          </w:del>
        </w:sdtContent>
      </w:sdt>
      <w:r>
        <w:t xml:space="preserve">able to </w:t>
      </w:r>
      <w:proofErr w:type="gramStart"/>
      <w:r>
        <w:t>actually assess</w:t>
      </w:r>
      <w:proofErr w:type="gramEnd"/>
      <w:r>
        <w:t xml:space="preserve"> the frequency of exploratory research, per se, but rather the frequency with which exploratory research is reported and transparently described. Differences in reporting expectations could lead to differences between preregistered articles and Registered Reports. Several studies have reported that researchers often do not adhere to their preregistration plans nor do they transparently disclose deviations from their plans </w:t>
      </w:r>
      <w:r w:rsidR="007F3167">
        <w:fldChar w:fldCharType="begin"/>
      </w:r>
      <w:r w:rsidR="007F3167">
        <w:instrText xml:space="preserve"> ADDIN ZOTERO_ITEM CSL_CITATION {"citationID":"ZMhUvDjk","properties":{"unsorted":false,"formattedCitation":"(Claesen et al., 2021; van den Akker et al., 2023; Willroth &amp; Atherton, 2024)","plainCitation":"(Claesen et al., 2021; van den Akker et al., 2023; Willroth &amp; Atherton, 2024)","noteIndex":0},"citationItems":[{"id":8471,"uris":["http://zotero.org/groups/2276830/items/S8ZS5IAF"],"itemData":{"id":8471,"type":"article-journal","abstract":"Preregistration is a method to increase research transparency by documenting research decisions on a public, third-party repository prior to any influence by data. It is becoming increasingly popular in all subfields of psychology and beyond. Adherence to the preregistration plan may not always be feasible and even is not necessarily desirable, but without disclosure of deviations, readers who do not carefully consult the preregistration plan might get the incorrect impression that the study was exactly conducted and reported as planned. In this paper, we have investigated adherence and disclosure of deviations for all articles published with the Preregistered badge in\n              Psychological Science\n              between February 2015 and November 2017 and shared our findings with the corresponding authors for feedback. Two out of 27 preregistered studies contained no deviations from the preregistration plan. In one study, all deviations were disclosed. Nine studies disclosed none of the deviations. We mainly observed (un)disclosed deviations from the plan regarding the reported sample size, exclusion criteria and statistical analysis. This closer look at preregistrations of the first generation reveals possible hurdles for reporting preregistered studies and provides input for future reporting guidelines. We discuss the results and possible explanations, and provide recommendations for preregistered research.","container-title":"Royal Society Open Science","DOI":"10.1098/rsos.211037","ISSN":"2054-5703","issue":"10","journalAbbreviation":"R. Soc. open sci.","language":"en","page":"211037","source":"DOI.org (Crossref)","title":"Comparing dream to reality: an assessment of adherence of the first generation of preregistered studies","title-short":"Comparing dream to reality","volume":"8","author":[{"family":"Claesen","given":"Aline"},{"family":"Gomes","given":"Sara"},{"family":"Tuerlinckx","given":"Francis"},{"family":"Vanpaemel","given":"Wolf"}],"issued":{"date-parts":[["2021",10]]}}},{"id":13256,"uris":["http://zotero.org/groups/2276830/items/GXLBHUFR"],"itemData":{"id":13256,"type":"article-journal","abstract":"In this study, we assessed the extent of selective hypothesis reporting in psychological research by comparing the hypotheses found in a set of 459 preregistrations with the hypotheses found in the corresponding articles. We found that more than half of the preregistered studies we assessed contained omitted hypotheses (N = 224; 52%) or added hypotheses (N = 227; 57%), and about one-fifth of studies contained hypotheses with a direction change (N = 79; 18%). We found only a small number of studies with hypotheses that were demoted from primary to secondary importance (N = 2; 1%) and no studies with hypotheses that were promoted from secondary to primary importance. In all, 60% of studies included at least one hypothesis in one or more of these categories, indicating a substantial bias in presenting and selecting hypotheses by researchers and/or reviewers/editors. Contrary to our expectations, we did not find sufficient evidence that added hypotheses and changed hypotheses were more likely to be statistically significant than nonselectively reported hypotheses. For the other types of selective hypothesis reporting, we likely did not have sufficient statistical power to test for a relationship with statistical significance. Finally, we found that replication studies were less likely to include selectively reported hypotheses than original studies. In all, selective hypothesis reporting is problematically common in psychological research. We urge researchers, reviewers, and editors to ensure that hypotheses outlined in preregistrations are clearly formulated and accurately presented in the corresponding articles.","container-title":"Advances in Methods and Practices in Psychological Science","DOI":"10.1177/25152459231187988","ISSN":"2515-2459","issue":"3","language":"en","page":"25152459231187988","publisher":"SAGE Publications Inc","source":"SAGE Journals","title":"Selective Hypothesis Reporting in Psychology: Comparing Preregistrations and Corresponding Publications","title-short":"Selective Hypothesis Reporting in Psychology","volume":"6","author":[{"family":"Akker","given":"Olmo R.","non-dropping-particle":"van den"},{"family":"Assen","given":"Marcel A. L. M.","non-dropping-particle":"van"},{"family":"Enting","given":"Manon"},{"family":"Jonge","given":"Myrthe","non-dropping-particle":"de"},{"family":"Ong","given":"How Hwee"},{"family":"Rüffer","given":"Franziska"},{"family":"Schoenmakers","given":"Martijn"},{"family":"Stoevenbelt","given":"Andrea H."},{"family":"Wicherts","given":"Jelte M."},{"family":"Bakker","given":"Marjan"}],"issued":{"date-parts":[["2023",7,1]]}}},{"id":14845,"uris":["http://zotero.org/groups/2276830/items/ZWTAZDW6"],"itemData":{"id":14845,"type":"article-journal","abstract":"Psychological scientists are increasingly using preregistration as a tool to increase the credibility of research findings. Many of the benefits of preregistration rest on the assumption that preregistered plans are followed perfectly. However, research suggests that this is the exception rather than the norm, and there are many reasons why researchers may deviate from their preregistered plans. Preregistration can still be a valuable tool, even in the presence of deviations, as long as those deviations are well documented and transparently reported. Unfortunately, most preregistration deviations in psychology go unreported or are reported in unsystematic ways. In the current article, we offer a solution to this problem by providing a framework for transparent and standardized reporting of preregistration deviations, which was developed by drawing on our own experiences with preregistration, existing unpublished templates, feedback from colleagues and reviewers, and the results of a survey of 34 psychology-journal editors. This framework provides a clear template for what to do when things do not go as planned. We conclude by encouraging researchers to adopt this framework in their own preregistered research and by suggesting that journals implement structural policies around the transparent reporting of preregistration deviations.","container-title":"Advances in Methods and Practices in Psychological Science","DOI":"10.1177/25152459231213802","ISSN":"2515-2459","issue":"1","language":"en","page":"1-14","publisher":"SAGE Publications Inc","source":"SAGE Journals","title":"Best laid plans: A guide to reporting preregistration deviations","title-short":"Best laid plans","volume":"7","author":[{"family":"Willroth","given":"Emily C."},{"family":"Atherton","given":"Olivia E."}],"issued":{"date-parts":[["2024",1,1]]}}}],"schema":"https://github.com/citation-style-language/schema/raw/master/csl-citation.json"} </w:instrText>
      </w:r>
      <w:r w:rsidR="007F3167">
        <w:fldChar w:fldCharType="separate"/>
      </w:r>
      <w:r w:rsidR="007F3167" w:rsidRPr="007F3167">
        <w:t>(Claesen et al., 2021; van den Akker et al., 2023; Willroth &amp; Atherton, 2024)</w:t>
      </w:r>
      <w:r w:rsidR="007F3167">
        <w:fldChar w:fldCharType="end"/>
      </w:r>
      <w:r>
        <w:t xml:space="preserve">. Thus, an article could be preregistered but essentially indistinguishable from a traditional article in its reporting. Registered Reports, however, are much more regulated given how the review process </w:t>
      </w:r>
      <w:proofErr w:type="gramStart"/>
      <w:r>
        <w:t>operates, and</w:t>
      </w:r>
      <w:proofErr w:type="gramEnd"/>
      <w:r>
        <w:t xml:space="preserve"> should thus have clear and transparent reporting. Accordingly:</w:t>
      </w:r>
    </w:p>
    <w:p w14:paraId="0000004B" w14:textId="77777777" w:rsidR="00622082" w:rsidRDefault="00622082">
      <w:pPr>
        <w:pBdr>
          <w:top w:val="nil"/>
          <w:left w:val="nil"/>
          <w:bottom w:val="nil"/>
          <w:right w:val="nil"/>
          <w:between w:val="nil"/>
        </w:pBdr>
        <w:ind w:firstLine="720"/>
      </w:pPr>
    </w:p>
    <w:p w14:paraId="0000004C" w14:textId="77777777" w:rsidR="00622082" w:rsidRDefault="00000000">
      <w:pPr>
        <w:pBdr>
          <w:top w:val="nil"/>
          <w:left w:val="nil"/>
          <w:bottom w:val="nil"/>
          <w:right w:val="nil"/>
          <w:between w:val="nil"/>
        </w:pBdr>
        <w:ind w:left="1350" w:hanging="1350"/>
      </w:pPr>
      <w:r>
        <w:t xml:space="preserve">Hypothesis 3: There will be a higher prevalence of reported exploratory research in Registered Reports compared with preregistered articles. </w:t>
      </w:r>
    </w:p>
    <w:p w14:paraId="0000004D" w14:textId="77777777" w:rsidR="00622082" w:rsidRDefault="00622082">
      <w:pPr>
        <w:pBdr>
          <w:top w:val="nil"/>
          <w:left w:val="nil"/>
          <w:bottom w:val="nil"/>
          <w:right w:val="nil"/>
          <w:between w:val="nil"/>
        </w:pBdr>
        <w:ind w:firstLine="720"/>
      </w:pPr>
    </w:p>
    <w:sdt>
      <w:sdtPr>
        <w:tag w:val="goog_rdk_33"/>
        <w:id w:val="-854601724"/>
      </w:sdtPr>
      <w:sdtContent>
        <w:p w14:paraId="0000004E" w14:textId="77777777" w:rsidR="00622082" w:rsidRDefault="00000000">
          <w:pPr>
            <w:pBdr>
              <w:top w:val="nil"/>
              <w:left w:val="nil"/>
              <w:bottom w:val="nil"/>
              <w:right w:val="nil"/>
              <w:between w:val="nil"/>
            </w:pBdr>
            <w:ind w:firstLine="720"/>
            <w:rPr>
              <w:del w:id="34" w:author="Moin Syed" w:date="2026-08-17T14:01:00Z"/>
            </w:rPr>
          </w:pPr>
          <w:sdt>
            <w:sdtPr>
              <w:tag w:val="goog_rdk_32"/>
              <w:id w:val="850208858"/>
            </w:sdtPr>
            <w:sdtContent>
              <w:del w:id="35" w:author="Moin Syed" w:date="2026-08-17T14:01:00Z">
                <w:r>
                  <w:delText xml:space="preserve">The aforementioned studies will be examined within a set of articles in which all of the reported studies were registered or not registered. Some articles, however, consist of a mix of registered and unregistered studies. The existing data (Liu et al., 2025), along with our own preliminary review, suggest that the number of mixed articles is rather low. Thus, we will conduct exploratory within-article analyses of the frequency of exploratory research reported within mixed registered and non-registered articles. </w:delText>
                </w:r>
              </w:del>
            </w:sdtContent>
          </w:sdt>
        </w:p>
      </w:sdtContent>
    </w:sdt>
    <w:p w14:paraId="0000004F" w14:textId="77777777" w:rsidR="00622082" w:rsidRDefault="00622082">
      <w:pPr>
        <w:pBdr>
          <w:top w:val="nil"/>
          <w:left w:val="nil"/>
          <w:bottom w:val="nil"/>
          <w:right w:val="nil"/>
          <w:between w:val="nil"/>
        </w:pBdr>
        <w:ind w:firstLine="720"/>
      </w:pPr>
    </w:p>
    <w:p w14:paraId="00000050" w14:textId="77777777" w:rsidR="00622082" w:rsidRDefault="00000000">
      <w:pPr>
        <w:pBdr>
          <w:top w:val="nil"/>
          <w:left w:val="nil"/>
          <w:bottom w:val="nil"/>
          <w:right w:val="nil"/>
          <w:between w:val="nil"/>
        </w:pBdr>
        <w:ind w:firstLine="720"/>
      </w:pPr>
      <w:sdt>
        <w:sdtPr>
          <w:tag w:val="goog_rdk_35"/>
          <w:id w:val="780393123"/>
        </w:sdtPr>
        <w:sdtContent>
          <w:del w:id="36" w:author="Moin Syed" w:date="2026-08-17T14:01:00Z">
            <w:r>
              <w:delText xml:space="preserve">Finally, </w:delText>
            </w:r>
          </w:del>
        </w:sdtContent>
      </w:sdt>
      <w:sdt>
        <w:sdtPr>
          <w:tag w:val="goog_rdk_36"/>
          <w:id w:val="1036380276"/>
        </w:sdtPr>
        <w:sdtContent>
          <w:ins w:id="37" w:author="Moin Syed" w:date="2026-08-17T14:01:00Z">
            <w:r>
              <w:t>W</w:t>
            </w:r>
          </w:ins>
        </w:sdtContent>
      </w:sdt>
      <w:sdt>
        <w:sdtPr>
          <w:tag w:val="goog_rdk_37"/>
          <w:id w:val="270972404"/>
        </w:sdtPr>
        <w:sdtContent>
          <w:del w:id="38" w:author="Moin Syed" w:date="2026-08-17T14:01:00Z">
            <w:r>
              <w:delText>w</w:delText>
            </w:r>
          </w:del>
        </w:sdtContent>
      </w:sdt>
      <w:r>
        <w:t xml:space="preserve">e additionally </w:t>
      </w:r>
      <w:proofErr w:type="gramStart"/>
      <w:r>
        <w:t>take</w:t>
      </w:r>
      <w:proofErr w:type="gramEnd"/>
      <w:r>
        <w:t xml:space="preserve"> on some exploratory analyses to examine whether reporting practices have changed over time. Although exploratory, our interest in this question is sparked by several possibilities that we can imagine. First, b</w:t>
      </w:r>
      <w:r>
        <w:rPr>
          <w:color w:val="000000"/>
        </w:rPr>
        <w:t xml:space="preserve">ecause of the heightened interest in transparent reporting over the last 15 years, we </w:t>
      </w:r>
      <w:r>
        <w:t>may</w:t>
      </w:r>
      <w:r>
        <w:rPr>
          <w:color w:val="000000"/>
        </w:rPr>
        <w:t xml:space="preserve"> see an inc</w:t>
      </w:r>
      <w:r>
        <w:t>rease in</w:t>
      </w:r>
      <w:r>
        <w:rPr>
          <w:color w:val="000000"/>
        </w:rPr>
        <w:t xml:space="preserve"> traditional articles labeling analyses as exploratory. </w:t>
      </w:r>
      <w:r>
        <w:t xml:space="preserve"> Comparing traditional articles before and after implementation of registration in psychology would address this point. </w:t>
      </w:r>
      <w:r>
        <w:rPr>
          <w:color w:val="000000"/>
        </w:rPr>
        <w:t xml:space="preserve"> </w:t>
      </w:r>
    </w:p>
    <w:p w14:paraId="00000051" w14:textId="77777777" w:rsidR="00622082" w:rsidRDefault="00622082">
      <w:pPr>
        <w:pBdr>
          <w:top w:val="nil"/>
          <w:left w:val="nil"/>
          <w:bottom w:val="nil"/>
          <w:right w:val="nil"/>
          <w:between w:val="nil"/>
        </w:pBdr>
      </w:pPr>
    </w:p>
    <w:p w14:paraId="00000052" w14:textId="77777777" w:rsidR="00622082" w:rsidRDefault="00000000">
      <w:pPr>
        <w:pBdr>
          <w:top w:val="nil"/>
          <w:left w:val="nil"/>
          <w:bottom w:val="nil"/>
          <w:right w:val="nil"/>
          <w:between w:val="nil"/>
        </w:pBdr>
        <w:ind w:firstLine="720"/>
      </w:pPr>
      <w:r>
        <w:t>Second, t</w:t>
      </w:r>
      <w:r>
        <w:rPr>
          <w:color w:val="000000"/>
        </w:rPr>
        <w:t xml:space="preserve">he early days of registration in psychology may </w:t>
      </w:r>
      <w:r>
        <w:t xml:space="preserve">have been associated with </w:t>
      </w:r>
      <w:proofErr w:type="gramStart"/>
      <w:r>
        <w:t>less than ideal</w:t>
      </w:r>
      <w:proofErr w:type="gramEnd"/>
      <w:r>
        <w:t xml:space="preserve"> implementation by authors, reviewers, and editors, </w:t>
      </w:r>
      <w:proofErr w:type="gramStart"/>
      <w:r>
        <w:t>due to the fact that</w:t>
      </w:r>
      <w:proofErr w:type="gramEnd"/>
      <w:r>
        <w:t xml:space="preserve"> it was a new and unfamiliar practice. Accordingly, </w:t>
      </w:r>
      <w:r>
        <w:rPr>
          <w:color w:val="000000"/>
        </w:rPr>
        <w:t xml:space="preserve">some may have had more rigid views about what was permissible to include in registered studies. Thus, there could be less exploratory research reported in registered studies when the practices were initially adopted but have subsequently increased over time. We </w:t>
      </w:r>
      <w:sdt>
        <w:sdtPr>
          <w:tag w:val="goog_rdk_38"/>
          <w:id w:val="1750430824"/>
        </w:sdtPr>
        <w:sdtContent>
          <w:del w:id="39" w:author="Moin Syed" w:date="2026-08-17T14:02:00Z">
            <w:r>
              <w:rPr>
                <w:color w:val="000000"/>
              </w:rPr>
              <w:delText xml:space="preserve">will </w:delText>
            </w:r>
          </w:del>
        </w:sdtContent>
      </w:sdt>
      <w:r>
        <w:rPr>
          <w:color w:val="000000"/>
        </w:rPr>
        <w:t>exp</w:t>
      </w:r>
      <w:r>
        <w:t>lore</w:t>
      </w:r>
      <w:sdt>
        <w:sdtPr>
          <w:tag w:val="goog_rdk_39"/>
          <w:id w:val="-1987809183"/>
        </w:sdtPr>
        <w:sdtContent>
          <w:ins w:id="40" w:author="Moin Syed" w:date="2026-08-17T14:02:00Z">
            <w:r>
              <w:t>d</w:t>
            </w:r>
          </w:ins>
        </w:sdtContent>
      </w:sdt>
      <w:r>
        <w:t xml:space="preserve"> this possibility for both preregistered articles and Registered Reports.</w:t>
      </w:r>
    </w:p>
    <w:p w14:paraId="00000053" w14:textId="77777777" w:rsidR="00622082" w:rsidRDefault="00622082"/>
    <w:p w14:paraId="00000054" w14:textId="77777777" w:rsidR="00622082" w:rsidRDefault="00000000">
      <w:pPr>
        <w:jc w:val="center"/>
        <w:rPr>
          <w:b/>
          <w:bCs/>
        </w:rPr>
      </w:pPr>
      <w:r>
        <w:rPr>
          <w:b/>
          <w:bCs/>
        </w:rPr>
        <w:t>Method</w:t>
      </w:r>
    </w:p>
    <w:sdt>
      <w:sdtPr>
        <w:tag w:val="goog_rdk_42"/>
        <w:id w:val="1470204797"/>
      </w:sdtPr>
      <w:sdtContent>
        <w:p w14:paraId="00000055" w14:textId="77777777" w:rsidR="00622082" w:rsidRDefault="00000000">
          <w:pPr>
            <w:rPr>
              <w:ins w:id="41" w:author="Moin Syed" w:date="2026-08-18T09:00:00Z"/>
            </w:rPr>
          </w:pPr>
          <w:sdt>
            <w:sdtPr>
              <w:tag w:val="goog_rdk_41"/>
              <w:id w:val="-1086557294"/>
            </w:sdtPr>
            <w:sdtContent/>
          </w:sdt>
        </w:p>
      </w:sdtContent>
    </w:sdt>
    <w:sdt>
      <w:sdtPr>
        <w:tag w:val="goog_rdk_46"/>
        <w:id w:val="-505177983"/>
      </w:sdtPr>
      <w:sdtContent>
        <w:p w14:paraId="00000056" w14:textId="77777777" w:rsidR="00622082" w:rsidRPr="008C4CC3" w:rsidRDefault="00000000">
          <w:pPr>
            <w:rPr>
              <w:ins w:id="42" w:author="Moin Syed" w:date="2026-08-18T09:00:00Z"/>
              <w:b/>
              <w:bCs/>
            </w:rPr>
          </w:pPr>
          <w:sdt>
            <w:sdtPr>
              <w:tag w:val="goog_rdk_43"/>
              <w:id w:val="-1862864812"/>
            </w:sdtPr>
            <w:sdtContent>
              <w:sdt>
                <w:sdtPr>
                  <w:tag w:val="goog_rdk_44"/>
                  <w:id w:val="83275047"/>
                </w:sdtPr>
                <w:sdtContent>
                  <w:ins w:id="43" w:author="Moin Syed" w:date="2026-08-18T09:00:00Z">
                    <w:r w:rsidRPr="008C4CC3">
                      <w:rPr>
                        <w:b/>
                        <w:bCs/>
                      </w:rPr>
                      <w:t xml:space="preserve">Preregistration and </w:t>
                    </w:r>
                  </w:ins>
                </w:sdtContent>
              </w:sdt>
              <w:ins w:id="44" w:author="Moin Syed" w:date="2026-08-18T09:00:00Z">
                <w:r>
                  <w:rPr>
                    <w:b/>
                    <w:bCs/>
                  </w:rPr>
                  <w:t>Article Context</w:t>
                </w:r>
              </w:ins>
              <w:customXmlInsRangeStart w:id="45" w:author="Moin Syed" w:date="2026-08-18T09:00:00Z"/>
              <w:sdt>
                <w:sdtPr>
                  <w:tag w:val="goog_rdk_45"/>
                  <w:id w:val="-1533845667"/>
                </w:sdtPr>
                <w:sdtContent>
                  <w:customXmlInsRangeEnd w:id="45"/>
                  <w:customXmlInsRangeStart w:id="46" w:author="Moin Syed" w:date="2026-08-18T09:00:00Z"/>
                </w:sdtContent>
              </w:sdt>
              <w:customXmlInsRangeEnd w:id="46"/>
            </w:sdtContent>
          </w:sdt>
        </w:p>
      </w:sdtContent>
    </w:sdt>
    <w:sdt>
      <w:sdtPr>
        <w:tag w:val="goog_rdk_48"/>
        <w:id w:val="-971633620"/>
      </w:sdtPr>
      <w:sdtContent>
        <w:p w14:paraId="00000057" w14:textId="77777777" w:rsidR="00622082" w:rsidRDefault="00000000">
          <w:pPr>
            <w:rPr>
              <w:ins w:id="47" w:author="Moin Syed" w:date="2026-08-18T09:00:00Z"/>
            </w:rPr>
          </w:pPr>
          <w:sdt>
            <w:sdtPr>
              <w:tag w:val="goog_rdk_47"/>
              <w:id w:val="-1054838335"/>
            </w:sdtPr>
            <w:sdtContent/>
          </w:sdt>
        </w:p>
      </w:sdtContent>
    </w:sdt>
    <w:sdt>
      <w:sdtPr>
        <w:tag w:val="goog_rdk_52"/>
        <w:id w:val="712009347"/>
      </w:sdtPr>
      <w:sdtContent>
        <w:p w14:paraId="00000058" w14:textId="629C35FA" w:rsidR="00622082" w:rsidRDefault="00000000">
          <w:pPr>
            <w:rPr>
              <w:ins w:id="48" w:author="Moin Syed" w:date="2026-08-18T09:00:00Z"/>
            </w:rPr>
          </w:pPr>
          <w:sdt>
            <w:sdtPr>
              <w:tag w:val="goog_rdk_49"/>
              <w:id w:val="1292705021"/>
            </w:sdtPr>
            <w:sdtContent>
              <w:ins w:id="49" w:author="Moin Syed" w:date="2026-08-18T09:00:00Z">
                <w:r>
                  <w:tab/>
                  <w:t xml:space="preserve">The context of the current project is complex and requires some explanation. The project was conducted as part of a pilot initiative for </w:t>
                </w:r>
              </w:ins>
              <w:sdt>
                <w:sdtPr>
                  <w:tag w:val="goog_rdk_50"/>
                  <w:id w:val="1812538994"/>
                </w:sdtPr>
                <w:sdtContent>
                  <w:ins w:id="50" w:author="Moin Syed" w:date="2026-08-18T09:00:00Z">
                    <w:r w:rsidRPr="008C4CC3">
                      <w:rPr>
                        <w:i/>
                        <w:iCs/>
                      </w:rPr>
                      <w:t>Lifecycle Journal</w:t>
                    </w:r>
                  </w:ins>
                </w:sdtContent>
              </w:sdt>
              <w:ins w:id="51" w:author="Moin Syed" w:date="2026-08-18T09:00:00Z">
                <w:r>
                  <w:t xml:space="preserve"> run by the Center for Open Science. Participants in the pilot were required to submit a research plan, which would be subject to review, and then an outcomes report, which would again be subject to review. This process is akin to the Stage 1 and Stage 2 review process used in the Registered Reports format (Chambers &amp; </w:t>
                </w:r>
                <w:proofErr w:type="spellStart"/>
                <w:r>
                  <w:t>Tzavella</w:t>
                </w:r>
                <w:proofErr w:type="spellEnd"/>
                <w:r>
                  <w:t xml:space="preserve">, 2022). However, </w:t>
                </w:r>
              </w:ins>
              <w:customXmlInsRangeStart w:id="52" w:author="Moin Syed" w:date="2026-08-18T09:00:00Z"/>
              <w:sdt>
                <w:sdtPr>
                  <w:tag w:val="goog_rdk_51"/>
                  <w:id w:val="1385054084"/>
                </w:sdtPr>
                <w:sdtContent>
                  <w:customXmlInsRangeEnd w:id="52"/>
                  <w:ins w:id="53" w:author="Moin Syed" w:date="2026-08-18T09:00:00Z">
                    <w:r w:rsidRPr="008C4CC3">
                      <w:rPr>
                        <w:i/>
                        <w:iCs/>
                      </w:rPr>
                      <w:t>Lifecycle Journal</w:t>
                    </w:r>
                  </w:ins>
                  <w:customXmlInsRangeStart w:id="54" w:author="Moin Syed" w:date="2026-08-18T09:00:00Z"/>
                </w:sdtContent>
              </w:sdt>
              <w:customXmlInsRangeEnd w:id="54"/>
              <w:ins w:id="55" w:author="Moin Syed" w:date="2026-08-18T09:00:00Z">
                <w:r>
                  <w:t xml:space="preserve"> does not issue in-</w:t>
                </w:r>
                <w:proofErr w:type="gramStart"/>
                <w:r>
                  <w:t>principle</w:t>
                </w:r>
                <w:proofErr w:type="gramEnd"/>
                <w:r>
                  <w:t xml:space="preserve"> acceptances and allows authors to decide when they are finished revising a submission. In this way, the research plan that was submitted and reviewed for this project </w:t>
                </w:r>
              </w:ins>
              <w:r w:rsidR="007F3167">
                <w:fldChar w:fldCharType="begin"/>
              </w:r>
              <w:r w:rsidR="007F3167">
                <w:instrText xml:space="preserve"> ADDIN ZOTERO_ITEM CSL_CITATION {"citationID":"VLGaHWXa","properties":{"unsorted":false,"formattedCitation":"(Syed et al., 2026)","plainCitation":"(Syed et al., 2026)","noteIndex":0},"citationItems":[{"id":20569,"uris":["http://zotero.org/groups/2276830/items/URVLZXEU"],"itemData":{"id":20569,"type":"article","abstract":"A persistent concern about implementation of preregistration and Registered Reports in psychology is that doing so would reduce the frequency and value of exploratory research, and therefore restrict creativity, serendipity, and discovery. As we are nearly 15 years on from the initial proposal to adopt registration in psychology, it seems time to formally examine whether these concerns have any merit. The purpose of the present study is to find out. In this proposed project, we will examine a matched set of Registered Reports, preregistered articles, and traditional articles (total N = 300) for the frequency of reported exploratory research, defined as any analysis that is indicated to not be a planned test of a specific hypothesis. This project will provide strong data that should provide an empirical basis to be used in future discussion about the impact of registration on exploratory research.","DOI":"10.71240/lcyc.227818","language":"en","note":"DOI: 10.71240/lcyc.227818","publisher":"Lifecycle Journal","title":"Evaluating the claim that preregistration and registered reports restrict exploratory research","URL":"https://lifecycle-flax.fly.dev/","author":[{"family":"Syed","given":"Moin"},{"family":"Armstrong","given":"Caroline"},{"family":"Chan","given":"Emily"},{"family":"Person","given":"Abby"}],"accessed":{"date-parts":[["2026",8,31]]},"issued":{"date-parts":[["2026",5,11]]}}}],"schema":"https://github.com/citation-style-language/schema/raw/master/csl-citation.json"} </w:instrText>
              </w:r>
              <w:r w:rsidR="007F3167">
                <w:fldChar w:fldCharType="separate"/>
              </w:r>
              <w:r w:rsidR="007F3167" w:rsidRPr="007F3167">
                <w:t>(Syed et al., 2026)</w:t>
              </w:r>
              <w:r w:rsidR="007F3167">
                <w:fldChar w:fldCharType="end"/>
              </w:r>
              <w:ins w:id="56" w:author="Moin Syed" w:date="2026-08-31T14:15:00Z" w16du:dateUtc="2026-08-31T19:15:00Z">
                <w:r w:rsidR="007F3167">
                  <w:t xml:space="preserve"> </w:t>
                </w:r>
              </w:ins>
              <w:ins w:id="57" w:author="Moin Syed" w:date="2026-08-18T09:00:00Z">
                <w:r>
                  <w:t xml:space="preserve">is somewhere between a Stage 1 Registered Report and a </w:t>
                </w:r>
                <w:r>
                  <w:lastRenderedPageBreak/>
                  <w:t xml:space="preserve">traditional preregistration. Due to an error on OSF and oversight by the authors, the research plan was not formally registered. However, the final version for registration was posted to OSF on April 30, 2026, and all documents and changes across the initial research plan submission (Nov 30), the revised research plan submission (April 30), and </w:t>
                </w:r>
                <w:proofErr w:type="gramStart"/>
                <w:r>
                  <w:t>this initial outcomes</w:t>
                </w:r>
                <w:proofErr w:type="gramEnd"/>
                <w:r>
                  <w:t xml:space="preserve"> report (Sep 1) are available at </w:t>
                </w:r>
              </w:ins>
              <w:ins w:id="58" w:author="Moin Syed" w:date="2026-08-31T11:56:00Z" w16du:dateUtc="2026-08-31T16:56:00Z">
                <w:r w:rsidR="00965C10" w:rsidRPr="00965C10">
                  <w:t>https://osf.io/4vbtq</w:t>
                </w:r>
              </w:ins>
              <w:ins w:id="59" w:author="Moin Syed" w:date="2026-08-18T09:00:00Z">
                <w:r>
                  <w:t xml:space="preserve">. </w:t>
                </w:r>
              </w:ins>
            </w:sdtContent>
          </w:sdt>
        </w:p>
      </w:sdtContent>
    </w:sdt>
    <w:sdt>
      <w:sdtPr>
        <w:tag w:val="goog_rdk_54"/>
        <w:id w:val="773558361"/>
      </w:sdtPr>
      <w:sdtContent>
        <w:p w14:paraId="00000059" w14:textId="51CDAA31" w:rsidR="00622082" w:rsidRDefault="00000000">
          <w:pPr>
            <w:rPr>
              <w:ins w:id="60" w:author="Moin Syed" w:date="2026-08-18T09:00:00Z"/>
            </w:rPr>
          </w:pPr>
          <w:sdt>
            <w:sdtPr>
              <w:tag w:val="goog_rdk_53"/>
              <w:id w:val="-1108984092"/>
              <w:showingPlcHdr/>
            </w:sdtPr>
            <w:sdtContent>
              <w:r w:rsidR="00965C10">
                <w:t xml:space="preserve">     </w:t>
              </w:r>
            </w:sdtContent>
          </w:sdt>
        </w:p>
      </w:sdtContent>
    </w:sdt>
    <w:sdt>
      <w:sdtPr>
        <w:tag w:val="goog_rdk_57"/>
        <w:id w:val="809076112"/>
      </w:sdtPr>
      <w:sdtContent>
        <w:p w14:paraId="0000005A" w14:textId="769DA4A2" w:rsidR="00622082" w:rsidRDefault="00000000">
          <w:pPr>
            <w:ind w:firstLine="720"/>
            <w:rPr>
              <w:ins w:id="61" w:author="Moin Syed" w:date="2026-08-18T09:00:00Z"/>
            </w:rPr>
          </w:pPr>
          <w:sdt>
            <w:sdtPr>
              <w:tag w:val="goog_rdk_55"/>
              <w:id w:val="97259303"/>
            </w:sdtPr>
            <w:sdtContent>
              <w:ins w:id="62" w:author="Moin Syed" w:date="2026-08-18T09:00:00Z">
                <w:r>
                  <w:t xml:space="preserve">Additionally, </w:t>
                </w:r>
              </w:ins>
              <w:sdt>
                <w:sdtPr>
                  <w:tag w:val="goog_rdk_56"/>
                  <w:id w:val="1774307878"/>
                </w:sdtPr>
                <w:sdtContent>
                  <w:ins w:id="63" w:author="Moin Syed" w:date="2026-08-18T09:00:00Z">
                    <w:r w:rsidRPr="008C4CC3">
                      <w:rPr>
                        <w:i/>
                        <w:iCs/>
                      </w:rPr>
                      <w:t>Lifecycle Journal</w:t>
                    </w:r>
                  </w:ins>
                </w:sdtContent>
              </w:sdt>
              <w:ins w:id="64" w:author="Moin Syed" w:date="2026-08-18T09:00:00Z">
                <w:r>
                  <w:t xml:space="preserve"> does not </w:t>
                </w:r>
                <w:proofErr w:type="gramStart"/>
                <w:r>
                  <w:t>typically itself</w:t>
                </w:r>
                <w:proofErr w:type="gramEnd"/>
                <w:r>
                  <w:t xml:space="preserve"> solicit peer reviews in the traditional </w:t>
                </w:r>
                <w:proofErr w:type="gramStart"/>
                <w:r>
                  <w:t>sense, but</w:t>
                </w:r>
                <w:proofErr w:type="gramEnd"/>
                <w:r>
                  <w:t xml:space="preserve"> rather makes sense of </w:t>
                </w:r>
                <w:proofErr w:type="gramStart"/>
                <w:r>
                  <w:t>a number of</w:t>
                </w:r>
                <w:proofErr w:type="gramEnd"/>
                <w:r>
                  <w:t xml:space="preserve"> external human and machine-based review services. The research plan for the current project was evaluated by two machine-based services, </w:t>
                </w:r>
                <w:proofErr w:type="spellStart"/>
                <w:r>
                  <w:t>PaperWizard</w:t>
                </w:r>
                <w:proofErr w:type="spellEnd"/>
                <w:r>
                  <w:t xml:space="preserve"> and </w:t>
                </w:r>
                <w:proofErr w:type="spellStart"/>
                <w:r>
                  <w:t>ReviewerZero</w:t>
                </w:r>
                <w:proofErr w:type="spellEnd"/>
                <w:r>
                  <w:t xml:space="preserve">, and was also sent out to </w:t>
                </w:r>
                <w:proofErr w:type="spellStart"/>
                <w:r>
                  <w:t>MetaROR</w:t>
                </w:r>
                <w:proofErr w:type="spellEnd"/>
                <w:r>
                  <w:t xml:space="preserve"> for human evaluation. </w:t>
                </w:r>
                <w:proofErr w:type="spellStart"/>
                <w:r>
                  <w:t>MetaROR</w:t>
                </w:r>
                <w:proofErr w:type="spellEnd"/>
                <w:r>
                  <w:t xml:space="preserve"> is itself a publish-review-curate </w:t>
                </w:r>
              </w:ins>
              <w:r w:rsidR="007F3167">
                <w:fldChar w:fldCharType="begin"/>
              </w:r>
              <w:r w:rsidR="007F3167">
                <w:instrText xml:space="preserve"> ADDIN ZOTERO_ITEM CSL_CITATION {"citationID":"Z12IcrpM","properties":{"unsorted":false,"formattedCitation":"(Corker et al., 2024)","plainCitation":"(Corker et al., 2024)","noteIndex":0},"citationItems":[{"id":20527,"uris":["http://zotero.org/groups/2276830/items/IHBVZIKK"],"itemData":{"id":20527,"type":"article","abstract":"The purpose of this brief is to provide an introduction to an increasingly popular way of communicating outputs of research: the Publish-Review-Curate (PRC) model. This model came into practice in the early 2000s, and it is now beginning to grow more rapidly. Here, we explain the model for the benefit of researchers, research funders, research institutions, and others in the scholarly communication ecosystem, and we provide data on uptake of the model to date.","DOI":"10.31222/osf.io/h7swt","license":"cc by","publisher":"MetaArXiv","source":"Europe PMC","title":"Understanding the publish-review-curate (PRC) model of scholarly communication","URL":"https://doi.org/10.31222/osf.io/h7swt","author":[{"family":"Corker","given":"Katherine"},{"family":"Waltman","given":"Ludo"},{"family":"Coates","given":"Jonathon"}],"accessed":{"date-parts":[["2026",8,18]]},"issued":{"date-parts":[["2024"]]}}}],"schema":"https://github.com/citation-style-language/schema/raw/master/csl-citation.json"} </w:instrText>
              </w:r>
              <w:r w:rsidR="007F3167">
                <w:fldChar w:fldCharType="separate"/>
              </w:r>
              <w:r w:rsidR="007F3167" w:rsidRPr="007F3167">
                <w:t>(Corker et al., 2024)</w:t>
              </w:r>
              <w:r w:rsidR="007F3167">
                <w:fldChar w:fldCharType="end"/>
              </w:r>
              <w:ins w:id="65" w:author="Moin Syed" w:date="2026-08-31T14:16:00Z" w16du:dateUtc="2026-08-31T19:16:00Z">
                <w:r w:rsidR="007F3167">
                  <w:t xml:space="preserve"> </w:t>
                </w:r>
              </w:ins>
              <w:ins w:id="66" w:author="Moin Syed" w:date="2026-08-18T09:00:00Z">
                <w:r>
                  <w:t xml:space="preserve">platform that conducts evaluations of preprints related to metascience. They take a more traditional approach, with a handling editor who solicits peer reviews. The full review history for the research plan is available </w:t>
                </w:r>
              </w:ins>
              <w:ins w:id="67" w:author="Moin Syed" w:date="2026-08-31T11:56:00Z" w16du:dateUtc="2026-08-31T16:56:00Z">
                <w:r w:rsidR="00965C10">
                  <w:t xml:space="preserve">at </w:t>
                </w:r>
                <w:r w:rsidR="00965C10" w:rsidRPr="00965C10">
                  <w:t>https://osf.io/4vbtq</w:t>
                </w:r>
              </w:ins>
              <w:ins w:id="68" w:author="Moin Syed" w:date="2026-08-18T09:00:00Z">
                <w:r>
                  <w:t xml:space="preserve">. </w:t>
                </w:r>
              </w:ins>
            </w:sdtContent>
          </w:sdt>
        </w:p>
      </w:sdtContent>
    </w:sdt>
    <w:sdt>
      <w:sdtPr>
        <w:tag w:val="goog_rdk_59"/>
        <w:id w:val="-1688383033"/>
      </w:sdtPr>
      <w:sdtContent>
        <w:p w14:paraId="0000005B" w14:textId="77777777" w:rsidR="00622082" w:rsidRDefault="00000000">
          <w:pPr>
            <w:ind w:firstLine="720"/>
            <w:rPr>
              <w:ins w:id="69" w:author="Moin Syed" w:date="2026-08-18T09:00:00Z"/>
            </w:rPr>
          </w:pPr>
          <w:sdt>
            <w:sdtPr>
              <w:tag w:val="goog_rdk_58"/>
              <w:id w:val="192845611"/>
            </w:sdtPr>
            <w:sdtContent/>
          </w:sdt>
        </w:p>
      </w:sdtContent>
    </w:sdt>
    <w:sdt>
      <w:sdtPr>
        <w:tag w:val="goog_rdk_63"/>
        <w:id w:val="-1886733327"/>
      </w:sdtPr>
      <w:sdtContent>
        <w:p w14:paraId="0000005C" w14:textId="77777777" w:rsidR="00622082" w:rsidRDefault="00000000" w:rsidP="008C4CC3">
          <w:pPr>
            <w:ind w:firstLine="720"/>
            <w:rPr>
              <w:ins w:id="70" w:author="Moin Syed" w:date="2026-08-18T09:00:00Z"/>
            </w:rPr>
          </w:pPr>
          <w:sdt>
            <w:sdtPr>
              <w:tag w:val="goog_rdk_60"/>
              <w:id w:val="228884223"/>
            </w:sdtPr>
            <w:sdtContent>
              <w:ins w:id="71" w:author="Moin Syed" w:date="2026-08-18T09:00:00Z">
                <w:r>
                  <w:t xml:space="preserve">Finally, the pilot initiative included firm deadlines for submitting the research plan (Nov 30, 2025) and the outcomes report (Sep 1, 2026). Although </w:t>
                </w:r>
              </w:ins>
              <w:sdt>
                <w:sdtPr>
                  <w:tag w:val="goog_rdk_61"/>
                  <w:id w:val="1971645504"/>
                </w:sdtPr>
                <w:sdtContent>
                  <w:ins w:id="72" w:author="Moin Syed" w:date="2026-08-18T09:00:00Z">
                    <w:r w:rsidRPr="008C4CC3">
                      <w:rPr>
                        <w:i/>
                        <w:iCs/>
                      </w:rPr>
                      <w:t>Lifecycle Journal</w:t>
                    </w:r>
                  </w:ins>
                </w:sdtContent>
              </w:sdt>
              <w:ins w:id="73" w:author="Moin Syed" w:date="2026-08-18T09:00:00Z">
                <w:r>
                  <w:t xml:space="preserve"> indicates a maximum evaluation window of 60 days, we did not receive all evaluations until approximately 150 days after submission. This was due to the use of </w:t>
                </w:r>
                <w:proofErr w:type="spellStart"/>
                <w:r>
                  <w:t>MetaROR</w:t>
                </w:r>
                <w:proofErr w:type="spellEnd"/>
                <w:r>
                  <w:t xml:space="preserve"> for evaluation, which was not beholden to the maximum evaluation period of </w:t>
                </w:r>
              </w:ins>
              <w:customXmlInsRangeStart w:id="74" w:author="Moin Syed" w:date="2026-08-18T09:00:00Z"/>
              <w:sdt>
                <w:sdtPr>
                  <w:tag w:val="goog_rdk_62"/>
                  <w:id w:val="1908697367"/>
                </w:sdtPr>
                <w:sdtContent>
                  <w:customXmlInsRangeEnd w:id="74"/>
                  <w:ins w:id="75" w:author="Moin Syed" w:date="2026-08-18T09:00:00Z">
                    <w:r w:rsidRPr="008C4CC3">
                      <w:rPr>
                        <w:i/>
                        <w:iCs/>
                      </w:rPr>
                      <w:t>Lifecyle Journal</w:t>
                    </w:r>
                  </w:ins>
                  <w:customXmlInsRangeStart w:id="76" w:author="Moin Syed" w:date="2026-08-18T09:00:00Z"/>
                </w:sdtContent>
              </w:sdt>
              <w:customXmlInsRangeEnd w:id="76"/>
              <w:ins w:id="77" w:author="Moin Syed" w:date="2026-08-18T09:00:00Z">
                <w:r>
                  <w:t xml:space="preserve">. This context is important, because it helps understand some of the decisions that were made for this project, both in terms of scope and in terms of deviations from our registered plan. All reported methods and analyses were preregistered unless otherwise indicated, and a table of deviations using the </w:t>
                </w:r>
                <w:proofErr w:type="spellStart"/>
                <w:r>
                  <w:t>Willroth</w:t>
                </w:r>
                <w:proofErr w:type="spellEnd"/>
                <w:r>
                  <w:t xml:space="preserve"> and Atherton (2024) template is provided in Table S1. </w:t>
                </w:r>
              </w:ins>
            </w:sdtContent>
          </w:sdt>
        </w:p>
      </w:sdtContent>
    </w:sdt>
    <w:p w14:paraId="0000005D" w14:textId="77777777" w:rsidR="00622082" w:rsidRDefault="00622082"/>
    <w:p w14:paraId="0000005E" w14:textId="77777777" w:rsidR="00622082" w:rsidRDefault="00000000">
      <w:pPr>
        <w:rPr>
          <w:b/>
          <w:bCs/>
        </w:rPr>
      </w:pPr>
      <w:r>
        <w:rPr>
          <w:b/>
          <w:bCs/>
        </w:rPr>
        <w:t>Primary Article Selection Process</w:t>
      </w:r>
    </w:p>
    <w:p w14:paraId="0000005F" w14:textId="77777777" w:rsidR="00622082" w:rsidRDefault="00622082"/>
    <w:p w14:paraId="00000060" w14:textId="77777777" w:rsidR="00622082" w:rsidRDefault="00000000">
      <w:pPr>
        <w:ind w:firstLine="720"/>
      </w:pPr>
      <w:r>
        <w:t xml:space="preserve">The corpus of articles for the primary analysis </w:t>
      </w:r>
      <w:sdt>
        <w:sdtPr>
          <w:tag w:val="goog_rdk_64"/>
          <w:id w:val="-1638711119"/>
        </w:sdtPr>
        <w:sdtContent>
          <w:del w:id="78" w:author="Moin Syed" w:date="2026-08-17T14:02:00Z">
            <w:r>
              <w:delText xml:space="preserve">will </w:delText>
            </w:r>
          </w:del>
        </w:sdtContent>
      </w:sdt>
      <w:proofErr w:type="gramStart"/>
      <w:r>
        <w:t>consist</w:t>
      </w:r>
      <w:proofErr w:type="gramEnd"/>
      <w:sdt>
        <w:sdtPr>
          <w:tag w:val="goog_rdk_65"/>
          <w:id w:val="-658186964"/>
        </w:sdtPr>
        <w:sdtContent>
          <w:ins w:id="79" w:author="Moin Syed" w:date="2026-08-17T14:02:00Z">
            <w:r>
              <w:t>s</w:t>
            </w:r>
          </w:ins>
        </w:sdtContent>
      </w:sdt>
      <w:r>
        <w:t xml:space="preserve"> of three types of articles as detailed below (</w:t>
      </w:r>
      <w:r>
        <w:rPr>
          <w:i/>
          <w:iCs/>
        </w:rPr>
        <w:t>n</w:t>
      </w:r>
      <w:r>
        <w:t xml:space="preserve"> = 100 of each; total </w:t>
      </w:r>
      <w:r>
        <w:rPr>
          <w:i/>
          <w:iCs/>
        </w:rPr>
        <w:t>N</w:t>
      </w:r>
      <w:r>
        <w:t xml:space="preserve"> = 300). To reduce heterogeneity, only quantitative articles that include statistical analysis of experimental or observational data </w:t>
      </w:r>
      <w:sdt>
        <w:sdtPr>
          <w:tag w:val="goog_rdk_66"/>
          <w:id w:val="-886058863"/>
        </w:sdtPr>
        <w:sdtContent>
          <w:del w:id="80" w:author="Moin Syed" w:date="2026-08-17T14:02:00Z">
            <w:r>
              <w:delText>will be</w:delText>
            </w:r>
          </w:del>
        </w:sdtContent>
      </w:sdt>
      <w:sdt>
        <w:sdtPr>
          <w:tag w:val="goog_rdk_67"/>
          <w:id w:val="-1009860047"/>
        </w:sdtPr>
        <w:sdtContent>
          <w:ins w:id="81" w:author="Moin Syed" w:date="2026-08-17T14:02:00Z">
            <w:r>
              <w:t>were</w:t>
            </w:r>
          </w:ins>
        </w:sdtContent>
      </w:sdt>
      <w:r>
        <w:t xml:space="preserve"> included. Articles based on qualitative, mixed methods, or meta-analytic approach </w:t>
      </w:r>
      <w:sdt>
        <w:sdtPr>
          <w:tag w:val="goog_rdk_68"/>
          <w:id w:val="-1669189584"/>
        </w:sdtPr>
        <w:sdtContent>
          <w:del w:id="82" w:author="Moin Syed" w:date="2026-08-17T14:02:00Z">
            <w:r>
              <w:delText>will be</w:delText>
            </w:r>
          </w:del>
        </w:sdtContent>
      </w:sdt>
      <w:sdt>
        <w:sdtPr>
          <w:tag w:val="goog_rdk_69"/>
          <w:id w:val="1615678037"/>
        </w:sdtPr>
        <w:sdtContent>
          <w:ins w:id="83" w:author="Moin Syed" w:date="2026-08-17T14:02:00Z">
            <w:r>
              <w:t>were</w:t>
            </w:r>
          </w:ins>
        </w:sdtContent>
      </w:sdt>
      <w:r>
        <w:t xml:space="preserve"> excluded. This exclusion is not because that work is less valuable, but rather because it is less frequently registered than quantitative research. </w:t>
      </w:r>
    </w:p>
    <w:p w14:paraId="00000061" w14:textId="77777777" w:rsidR="00622082" w:rsidRDefault="00622082"/>
    <w:p w14:paraId="00000062" w14:textId="77777777" w:rsidR="00622082" w:rsidRDefault="00000000">
      <w:pPr>
        <w:ind w:firstLine="720"/>
      </w:pPr>
      <w:r>
        <w:rPr>
          <w:b/>
          <w:bCs/>
        </w:rPr>
        <w:t>Articles reporting a preregistered study (“preregistered articles”):</w:t>
      </w:r>
      <w:r>
        <w:t xml:space="preserve"> An empirical article, a) in which all studies are stated to be preregistered and b) for which the registration document can be located (either via an included link in the manuscript or via manual search). Because of the wide variety in implementation quality, we </w:t>
      </w:r>
      <w:sdt>
        <w:sdtPr>
          <w:tag w:val="goog_rdk_70"/>
          <w:id w:val="-217899234"/>
        </w:sdtPr>
        <w:sdtContent>
          <w:del w:id="84" w:author="Moin Syed" w:date="2026-08-17T14:02:00Z">
            <w:r>
              <w:delText xml:space="preserve">will </w:delText>
            </w:r>
          </w:del>
        </w:sdtContent>
      </w:sdt>
      <w:sdt>
        <w:sdtPr>
          <w:tag w:val="goog_rdk_71"/>
          <w:id w:val="-686862789"/>
        </w:sdtPr>
        <w:sdtContent>
          <w:ins w:id="85" w:author="Moin Syed" w:date="2026-08-17T14:02:00Z">
            <w:r>
              <w:t xml:space="preserve">did </w:t>
            </w:r>
          </w:ins>
        </w:sdtContent>
      </w:sdt>
      <w:r>
        <w:t xml:space="preserve">not require that the registration document </w:t>
      </w:r>
      <w:sdt>
        <w:sdtPr>
          <w:tag w:val="goog_rdk_72"/>
          <w:id w:val="-276154516"/>
        </w:sdtPr>
        <w:sdtContent>
          <w:del w:id="86" w:author="Moin Syed" w:date="2026-08-17T14:02:00Z">
            <w:r>
              <w:delText>has been</w:delText>
            </w:r>
          </w:del>
        </w:sdtContent>
      </w:sdt>
      <w:sdt>
        <w:sdtPr>
          <w:tag w:val="goog_rdk_73"/>
          <w:id w:val="1929728437"/>
        </w:sdtPr>
        <w:sdtContent>
          <w:ins w:id="87" w:author="Moin Syed" w:date="2026-08-17T14:02:00Z">
            <w:r>
              <w:t>be</w:t>
            </w:r>
          </w:ins>
        </w:sdtContent>
      </w:sdt>
      <w:r>
        <w:t xml:space="preserve"> formally registered, as long as it </w:t>
      </w:r>
      <w:sdt>
        <w:sdtPr>
          <w:tag w:val="goog_rdk_74"/>
          <w:id w:val="-1187467974"/>
        </w:sdtPr>
        <w:sdtContent>
          <w:del w:id="88" w:author="Moin Syed" w:date="2026-08-17T14:02:00Z">
            <w:r>
              <w:delText xml:space="preserve">can </w:delText>
            </w:r>
          </w:del>
        </w:sdtContent>
      </w:sdt>
      <w:sdt>
        <w:sdtPr>
          <w:tag w:val="goog_rdk_75"/>
          <w:id w:val="-1412753631"/>
        </w:sdtPr>
        <w:sdtContent>
          <w:ins w:id="89" w:author="Moin Syed" w:date="2026-08-17T14:02:00Z">
            <w:r>
              <w:t xml:space="preserve">could </w:t>
            </w:r>
          </w:ins>
        </w:sdtContent>
      </w:sdt>
      <w:r>
        <w:t xml:space="preserve">be located (e.g., a registration document is on the OSF project page as a file, but not as a formal registration). </w:t>
      </w:r>
    </w:p>
    <w:p w14:paraId="00000063" w14:textId="77777777" w:rsidR="00622082" w:rsidRDefault="00622082"/>
    <w:p w14:paraId="00000064" w14:textId="77777777" w:rsidR="00622082" w:rsidRDefault="00000000">
      <w:pPr>
        <w:ind w:firstLine="720"/>
      </w:pPr>
      <w:r>
        <w:rPr>
          <w:b/>
          <w:bCs/>
        </w:rPr>
        <w:t>Articles reporting a Registered Report (“Registered Reports”):</w:t>
      </w:r>
      <w:r>
        <w:t xml:space="preserve"> An empirical article that is a) stated, or clearly implied, to be a Registered Report and b) for which the accepted Stage 1 manuscript can be located (either via an included link in the published Stage 2 manuscript or via manual search). Because of the wide variety in implementation quality, we </w:t>
      </w:r>
      <w:sdt>
        <w:sdtPr>
          <w:tag w:val="goog_rdk_76"/>
          <w:id w:val="-754484508"/>
        </w:sdtPr>
        <w:sdtContent>
          <w:del w:id="90" w:author="Moin Syed" w:date="2026-08-17T14:02:00Z">
            <w:r>
              <w:delText xml:space="preserve">will </w:delText>
            </w:r>
          </w:del>
        </w:sdtContent>
      </w:sdt>
      <w:sdt>
        <w:sdtPr>
          <w:tag w:val="goog_rdk_77"/>
          <w:id w:val="-633504546"/>
        </w:sdtPr>
        <w:sdtContent>
          <w:ins w:id="91" w:author="Moin Syed" w:date="2026-08-17T14:02:00Z">
            <w:r>
              <w:t xml:space="preserve">did </w:t>
            </w:r>
          </w:ins>
        </w:sdtContent>
      </w:sdt>
      <w:r>
        <w:t xml:space="preserve">not require that the Stage 1 manuscript </w:t>
      </w:r>
      <w:sdt>
        <w:sdtPr>
          <w:tag w:val="goog_rdk_78"/>
          <w:id w:val="1668977150"/>
        </w:sdtPr>
        <w:sdtContent>
          <w:del w:id="92" w:author="Moin Syed" w:date="2026-08-17T14:03:00Z">
            <w:r>
              <w:delText>has been</w:delText>
            </w:r>
          </w:del>
        </w:sdtContent>
      </w:sdt>
      <w:sdt>
        <w:sdtPr>
          <w:tag w:val="goog_rdk_79"/>
          <w:id w:val="675963092"/>
        </w:sdtPr>
        <w:sdtContent>
          <w:ins w:id="93" w:author="Moin Syed" w:date="2026-08-17T14:03:00Z">
            <w:r>
              <w:t>be</w:t>
            </w:r>
          </w:ins>
        </w:sdtContent>
      </w:sdt>
      <w:r>
        <w:t xml:space="preserve"> formally registered, as long as it </w:t>
      </w:r>
      <w:sdt>
        <w:sdtPr>
          <w:tag w:val="goog_rdk_80"/>
          <w:id w:val="1128258668"/>
        </w:sdtPr>
        <w:sdtContent>
          <w:del w:id="94" w:author="Moin Syed" w:date="2026-08-17T14:03:00Z">
            <w:r>
              <w:delText xml:space="preserve">can </w:delText>
            </w:r>
          </w:del>
        </w:sdtContent>
      </w:sdt>
      <w:sdt>
        <w:sdtPr>
          <w:tag w:val="goog_rdk_81"/>
          <w:id w:val="1171225191"/>
        </w:sdtPr>
        <w:sdtContent>
          <w:ins w:id="95" w:author="Moin Syed" w:date="2026-08-17T14:03:00Z">
            <w:r>
              <w:t xml:space="preserve">could </w:t>
            </w:r>
          </w:ins>
        </w:sdtContent>
      </w:sdt>
      <w:r>
        <w:t>be located (e.g., a registration document is on the OSF project page as a file, but not as a formal registration).</w:t>
      </w:r>
    </w:p>
    <w:p w14:paraId="00000065" w14:textId="77777777" w:rsidR="00622082" w:rsidRDefault="00622082"/>
    <w:p w14:paraId="00000066" w14:textId="77777777" w:rsidR="00622082" w:rsidRDefault="00000000">
      <w:pPr>
        <w:ind w:firstLine="720"/>
      </w:pPr>
      <w:r>
        <w:rPr>
          <w:b/>
          <w:bCs/>
        </w:rPr>
        <w:lastRenderedPageBreak/>
        <w:t>Articles with no reported registrations (“traditional articles”):</w:t>
      </w:r>
      <w:r>
        <w:t xml:space="preserve"> An empirical article that includes no statements or link regarding any form of registration. This group of articles </w:t>
      </w:r>
      <w:sdt>
        <w:sdtPr>
          <w:tag w:val="goog_rdk_82"/>
          <w:id w:val="748301228"/>
        </w:sdtPr>
        <w:sdtContent>
          <w:del w:id="96" w:author="Moin Syed" w:date="2026-08-17T14:03:00Z">
            <w:r>
              <w:delText xml:space="preserve">will </w:delText>
            </w:r>
          </w:del>
        </w:sdtContent>
      </w:sdt>
      <w:proofErr w:type="gramStart"/>
      <w:r>
        <w:t>consist</w:t>
      </w:r>
      <w:proofErr w:type="gramEnd"/>
      <w:sdt>
        <w:sdtPr>
          <w:tag w:val="goog_rdk_83"/>
          <w:id w:val="3694215"/>
        </w:sdtPr>
        <w:sdtContent>
          <w:ins w:id="97" w:author="Moin Syed" w:date="2026-08-17T14:03:00Z">
            <w:r>
              <w:t>ed</w:t>
            </w:r>
          </w:ins>
        </w:sdtContent>
      </w:sdt>
      <w:r>
        <w:t xml:space="preserve"> of two sub-groups: a group of articles that is matched to the target registered articles </w:t>
      </w:r>
      <w:sdt>
        <w:sdtPr>
          <w:tag w:val="goog_rdk_84"/>
          <w:id w:val="-1696243189"/>
        </w:sdtPr>
        <w:sdtContent>
          <w:ins w:id="98" w:author="Moin Syed" w:date="2026-08-17T14:03:00Z">
            <w:r>
              <w:t>(</w:t>
            </w:r>
          </w:ins>
          <w:sdt>
            <w:sdtPr>
              <w:tag w:val="goog_rdk_85"/>
              <w:id w:val="148579951"/>
            </w:sdtPr>
            <w:sdtContent>
              <w:ins w:id="99" w:author="Moin Syed" w:date="2026-08-17T14:03:00Z">
                <w:r w:rsidRPr="008C4CC3">
                  <w:rPr>
                    <w:i/>
                    <w:iCs/>
                  </w:rPr>
                  <w:t>N</w:t>
                </w:r>
              </w:ins>
            </w:sdtContent>
          </w:sdt>
          <w:ins w:id="100" w:author="Moin Syed" w:date="2026-08-17T14:03:00Z">
            <w:r>
              <w:t xml:space="preserve"> = 100) </w:t>
            </w:r>
          </w:ins>
        </w:sdtContent>
      </w:sdt>
      <w:r>
        <w:t>and a second group of articles published in 2010, prior to the adoption of registration in psychology</w:t>
      </w:r>
      <w:sdt>
        <w:sdtPr>
          <w:tag w:val="goog_rdk_86"/>
          <w:id w:val="8548010"/>
        </w:sdtPr>
        <w:sdtContent>
          <w:ins w:id="101" w:author="Moin Syed" w:date="2026-08-17T14:03:00Z">
            <w:r>
              <w:t xml:space="preserve"> (</w:t>
            </w:r>
          </w:ins>
          <w:sdt>
            <w:sdtPr>
              <w:tag w:val="goog_rdk_87"/>
              <w:id w:val="-1307155230"/>
            </w:sdtPr>
            <w:sdtContent>
              <w:ins w:id="102" w:author="Moin Syed" w:date="2026-08-17T14:03:00Z">
                <w:r w:rsidRPr="008C4CC3">
                  <w:rPr>
                    <w:i/>
                    <w:iCs/>
                  </w:rPr>
                  <w:t>N</w:t>
                </w:r>
              </w:ins>
            </w:sdtContent>
          </w:sdt>
          <w:ins w:id="103" w:author="Moin Syed" w:date="2026-08-17T14:03:00Z">
            <w:r>
              <w:t xml:space="preserve"> = 82)</w:t>
            </w:r>
          </w:ins>
        </w:sdtContent>
      </w:sdt>
      <w:r>
        <w:t>. The year 2010 was selected because it immediately predates major awareness of the replication crisis in psychology, and registration had not yet been introduced to psychology.</w:t>
      </w:r>
    </w:p>
    <w:p w14:paraId="00000067" w14:textId="77777777" w:rsidR="00622082" w:rsidRDefault="00622082"/>
    <w:p w14:paraId="00000068" w14:textId="39F3E4BA" w:rsidR="00622082" w:rsidRDefault="00000000">
      <w:pPr>
        <w:ind w:firstLine="720"/>
      </w:pPr>
      <w:r>
        <w:t>Most of the meta-scientific research on preregistration has relied on one of two datasets: articles that were 1) part of the Center for Open Science Preregistration Challenge or 2) included in a public database listing articles that received a preregistration badge. Both are limited: the Preregistration Challenge was a unique experience with specific guidelines and a review process by the Center for Open Science. The badge database includes articles published only up to 2020. Neither is specific to psychology. The reason these limited resources have been used is that identifying a proper set of articles is no easy task. We adopt</w:t>
      </w:r>
      <w:sdt>
        <w:sdtPr>
          <w:tag w:val="goog_rdk_88"/>
          <w:id w:val="-145822303"/>
        </w:sdtPr>
        <w:sdtContent>
          <w:ins w:id="104" w:author="Moin Syed" w:date="2026-08-17T14:04:00Z">
            <w:r>
              <w:t>ed</w:t>
            </w:r>
          </w:ins>
        </w:sdtContent>
      </w:sdt>
      <w:r>
        <w:t xml:space="preserve"> an approach that we believe </w:t>
      </w:r>
      <w:sdt>
        <w:sdtPr>
          <w:tag w:val="goog_rdk_89"/>
          <w:id w:val="-601200950"/>
        </w:sdtPr>
        <w:sdtContent>
          <w:del w:id="105" w:author="Moin Syed" w:date="2026-08-17T14:04:00Z">
            <w:r>
              <w:delText xml:space="preserve">is </w:delText>
            </w:r>
          </w:del>
        </w:sdtContent>
      </w:sdt>
      <w:sdt>
        <w:sdtPr>
          <w:tag w:val="goog_rdk_90"/>
          <w:id w:val="229999233"/>
        </w:sdtPr>
        <w:sdtContent>
          <w:ins w:id="106" w:author="Moin Syed" w:date="2026-08-17T14:04:00Z">
            <w:r>
              <w:t xml:space="preserve">was </w:t>
            </w:r>
          </w:ins>
        </w:sdtContent>
      </w:sdt>
      <w:r>
        <w:t xml:space="preserve">well-suited to our research questions. Following calls to make metascientific data transparent and openly available </w:t>
      </w:r>
      <w:r w:rsidR="007F3167">
        <w:fldChar w:fldCharType="begin"/>
      </w:r>
      <w:r w:rsidR="007F3167">
        <w:instrText xml:space="preserve"> ADDIN ZOTERO_ITEM CSL_CITATION {"citationID":"OfiyxWR5","properties":{"unsorted":false,"formattedCitation":"(Elson et al., 2026)","plainCitation":"(Elson et al., 2026)","noteIndex":0},"citationItems":[{"id":6049,"uris":["http://zotero.org/groups/2276830/items/CR3WYAMK"],"itemData":{"id":6049,"type":"article","abstract":"There is an emerging obstacle to the replicability, credibility, and value of meta-science: the practice of anonymising study-level datasets, such as published articles, describing research artefacts. In this paper, we 1) highlight how this trend in meta-science is at odds with norms established in the broader field of research synthesis, 2) explain how this practice greatly reduces our capacity to verify, reproduce, or build on meta-scientific research, 3) explore common arguments and justifications for anonymisation, 4) provide counterpoints to these common justifications, and 5) demonstrate the adverse practical implications and epistemic costs for both meta-science specifically and science generally. If anonymisation continues as a practice, meta-science risks normalising a standard for itself that it would rightly criticise in any other area of empirical research, undermining its capacity to guide reforms as the underlying evidence is rendered unverifiable.","number":"6eyjf_v1","publisher":"PsyArXiv","source":"OSF Preprints","title":"Against anonymising meta-scientific data","URL":"https://osf.io/preprints/psyarxiv/6eyjf_v1/","author":[{"family":"Elson","given":"Malte"},{"family":"Hussey","given":"Ian"},{"family":"Clarke","given":"Beth"},{"family":"Norwood","given":"Sabrina F"},{"family":"Grinschgl","given":"Sandra"},{"family":"Arslan","given":"Ruben C"},{"family":"Wilkinson","given":"Jack"},{"family":"Page","given":"Matthew"},{"family":"Cristea","given":"Ioana"},{"family":"Cuijpers","given":"Pim"},{"family":"Vazire","given":"Simine"},{"family":"DeVito","given":"Nicholas J"},{"family":"Cummins","given":"Jamie"}],"accessed":{"date-parts":[["2026",2,18]]},"issued":{"date-parts":[["2026",2,13]]}}}],"schema":"https://github.com/citation-style-language/schema/raw/master/csl-citation.json"} </w:instrText>
      </w:r>
      <w:r w:rsidR="007F3167">
        <w:fldChar w:fldCharType="separate"/>
      </w:r>
      <w:r w:rsidR="007F3167" w:rsidRPr="007F3167">
        <w:t>(Elson et al., 2026)</w:t>
      </w:r>
      <w:r w:rsidR="007F3167">
        <w:fldChar w:fldCharType="end"/>
      </w:r>
      <w:r>
        <w:t xml:space="preserve">, all articles included in the analysis as well as our coding </w:t>
      </w:r>
      <w:sdt>
        <w:sdtPr>
          <w:tag w:val="goog_rdk_91"/>
          <w:id w:val="-1947013962"/>
        </w:sdtPr>
        <w:sdtContent>
          <w:del w:id="107" w:author="Moin Syed" w:date="2026-08-17T14:04:00Z">
            <w:r>
              <w:delText>will be</w:delText>
            </w:r>
          </w:del>
        </w:sdtContent>
      </w:sdt>
      <w:sdt>
        <w:sdtPr>
          <w:tag w:val="goog_rdk_92"/>
          <w:id w:val="1033978110"/>
        </w:sdtPr>
        <w:sdtContent>
          <w:ins w:id="108" w:author="Moin Syed" w:date="2026-08-17T14:04:00Z">
            <w:r>
              <w:t>are</w:t>
            </w:r>
          </w:ins>
        </w:sdtContent>
      </w:sdt>
      <w:r>
        <w:t xml:space="preserve"> posted at </w:t>
      </w:r>
      <w:hyperlink r:id="rId15">
        <w:r w:rsidR="00622082">
          <w:rPr>
            <w:color w:val="1155CC"/>
            <w:u w:val="single"/>
          </w:rPr>
          <w:t>https://osf.io/4vbtq/</w:t>
        </w:r>
      </w:hyperlink>
      <w:r>
        <w:t xml:space="preserve">. This matched set of articles </w:t>
      </w:r>
      <w:sdt>
        <w:sdtPr>
          <w:tag w:val="goog_rdk_93"/>
          <w:id w:val="105239668"/>
        </w:sdtPr>
        <w:sdtContent>
          <w:del w:id="109" w:author="Moin Syed" w:date="2026-08-17T14:04:00Z">
            <w:r>
              <w:delText>will have</w:delText>
            </w:r>
          </w:del>
        </w:sdtContent>
      </w:sdt>
      <w:sdt>
        <w:sdtPr>
          <w:tag w:val="goog_rdk_94"/>
          <w:id w:val="-194006413"/>
        </w:sdtPr>
        <w:sdtContent>
          <w:ins w:id="110" w:author="Moin Syed" w:date="2026-08-17T14:04:00Z">
            <w:r>
              <w:t>has</w:t>
            </w:r>
          </w:ins>
        </w:sdtContent>
      </w:sdt>
      <w:r>
        <w:t xml:space="preserve"> high reuse potential among </w:t>
      </w:r>
      <w:proofErr w:type="spellStart"/>
      <w:r>
        <w:t>metascientists</w:t>
      </w:r>
      <w:proofErr w:type="spellEnd"/>
      <w:r>
        <w:t xml:space="preserve">. </w:t>
      </w:r>
    </w:p>
    <w:p w14:paraId="00000069" w14:textId="77777777" w:rsidR="00622082" w:rsidRDefault="00622082"/>
    <w:p w14:paraId="0000006A" w14:textId="77777777" w:rsidR="00622082" w:rsidRDefault="00000000">
      <w:pPr>
        <w:ind w:firstLine="720"/>
      </w:pPr>
      <w:r>
        <w:t xml:space="preserve">We </w:t>
      </w:r>
      <w:sdt>
        <w:sdtPr>
          <w:tag w:val="goog_rdk_95"/>
          <w:id w:val="-837917254"/>
        </w:sdtPr>
        <w:sdtContent>
          <w:del w:id="111" w:author="Moin Syed" w:date="2026-08-17T14:04:00Z">
            <w:r>
              <w:delText xml:space="preserve">will </w:delText>
            </w:r>
          </w:del>
        </w:sdtContent>
      </w:sdt>
      <w:r>
        <w:t>first start</w:t>
      </w:r>
      <w:sdt>
        <w:sdtPr>
          <w:tag w:val="goog_rdk_96"/>
          <w:id w:val="-1331538251"/>
        </w:sdtPr>
        <w:sdtContent>
          <w:ins w:id="112" w:author="Moin Syed" w:date="2026-08-17T14:04:00Z">
            <w:r>
              <w:t>ed</w:t>
            </w:r>
          </w:ins>
        </w:sdtContent>
      </w:sdt>
      <w:r>
        <w:t xml:space="preserve"> with journals that are documented to publish Registered Reports. These journals are a good starting point, because publishing Registered Reports is a strong signal that the journal values registration for empirical studies. Accordingly, if the criticism that registration restricts exploratory work is true, it should be most evident in the registered articles published in these journals. As a check on the implications of using this starting point, we </w:t>
      </w:r>
      <w:sdt>
        <w:sdtPr>
          <w:tag w:val="goog_rdk_97"/>
          <w:id w:val="-2138819125"/>
        </w:sdtPr>
        <w:sdtContent>
          <w:del w:id="113" w:author="Moin Syed" w:date="2026-08-17T14:04:00Z">
            <w:r>
              <w:delText xml:space="preserve">will </w:delText>
            </w:r>
          </w:del>
        </w:sdtContent>
      </w:sdt>
      <w:r>
        <w:t>also identif</w:t>
      </w:r>
      <w:sdt>
        <w:sdtPr>
          <w:tag w:val="goog_rdk_98"/>
          <w:id w:val="-2067158641"/>
        </w:sdtPr>
        <w:sdtContent>
          <w:ins w:id="114" w:author="Moin Syed" w:date="2026-08-17T14:05:00Z">
            <w:r>
              <w:t>ied</w:t>
            </w:r>
          </w:ins>
        </w:sdtContent>
      </w:sdt>
      <w:sdt>
        <w:sdtPr>
          <w:tag w:val="goog_rdk_99"/>
          <w:id w:val="1834473577"/>
        </w:sdtPr>
        <w:sdtContent>
          <w:del w:id="115" w:author="Moin Syed" w:date="2026-08-17T14:05:00Z">
            <w:r>
              <w:delText>y</w:delText>
            </w:r>
          </w:del>
        </w:sdtContent>
      </w:sdt>
      <w:r>
        <w:t xml:space="preserve"> a small set (</w:t>
      </w:r>
      <w:r>
        <w:rPr>
          <w:i/>
          <w:iCs/>
        </w:rPr>
        <w:t>n</w:t>
      </w:r>
      <w:r>
        <w:t xml:space="preserve"> = </w:t>
      </w:r>
      <w:sdt>
        <w:sdtPr>
          <w:tag w:val="goog_rdk_100"/>
          <w:id w:val="-2077161662"/>
        </w:sdtPr>
        <w:sdtContent>
          <w:del w:id="116" w:author="Moin Syed" w:date="2026-08-17T14:05:00Z">
            <w:r>
              <w:delText>25</w:delText>
            </w:r>
          </w:del>
        </w:sdtContent>
      </w:sdt>
      <w:sdt>
        <w:sdtPr>
          <w:tag w:val="goog_rdk_101"/>
          <w:id w:val="-1885418771"/>
        </w:sdtPr>
        <w:sdtContent>
          <w:ins w:id="117" w:author="Moin Syed" w:date="2026-08-17T14:05:00Z">
            <w:r>
              <w:t>30</w:t>
            </w:r>
          </w:ins>
        </w:sdtContent>
      </w:sdt>
      <w:r>
        <w:t xml:space="preserve">) of traditional articles from journals that do not publish Registered Reports. Details about the article selection process for this supplemental set are described below. </w:t>
      </w:r>
    </w:p>
    <w:p w14:paraId="0000006B" w14:textId="77777777" w:rsidR="00622082" w:rsidRDefault="00622082"/>
    <w:p w14:paraId="0000006C" w14:textId="0331400B" w:rsidR="00622082" w:rsidRDefault="00000000">
      <w:pPr>
        <w:ind w:firstLine="720"/>
      </w:pPr>
      <w:r>
        <w:t xml:space="preserve">Liu et al. </w:t>
      </w:r>
      <w:r w:rsidR="007F3167">
        <w:fldChar w:fldCharType="begin"/>
      </w:r>
      <w:r w:rsidR="004269F8">
        <w:instrText xml:space="preserve"> ADDIN ZOTERO_ITEM CSL_CITATION {"citationID":"sCK8qKmk","properties":{"unsorted":false,"formattedCitation":"(2025)","plainCitation":"(2025)","noteIndex":0},"citationItems":[{"id":13779,"uris":["http://zotero.org/groups/2276830/items/NM74M7ZM"],"itemData":{"id":13779,"type":"article-journal","abstract":"After more than a decade of practice, registered reports (RRs) are widely adopted in psychology. However, the acceptance of RRs in terms of postpublication academic recognition and public dissemination, compared with nonregistered reports (non-RR), remained largely unexplored. This matched meta-evaluation identified and analyzed 119 pairs of original research articles (RR vs. non-RR) from 33 psychology journals, matched for the journal of publication, time of publication, and research topic. The exploratory results show that RRs significantly reduced publication bias against null results and improved method and data transparency. However, RRs had lower citation counts than non-RRs, with a small effect size when controlling for days since publication. Additional exploratory analyses found that this effect remained significant after controlling for null-result reporting, transparency, the number of studies in an article and length of method and result sections, article title perception, open access, and authorship metrics (including the number of authors, the h-index of the first or corresponding authors). The overall public impact indexed by Altmetric attention scores and the number of Twitter posts were not significantly different between RRs and non-RRs. However, Twitter posts, but not citations and Altmetric attention scores, were moderated by journal reputation, with RRs receiving more attention in lower impact journals (5-year impact factor below 4.5). These exploratory findings help generate testable hypotheses about the potential differential effects of RRs on academic recognition and public attention, informing future directions for open science practice. (PsycInfo Database Record (c) 2025 APA, all rights reserved)","container-title":"American Psychologist","DOI":"10.1037/amp0001503","ISSN":"1935-990X","note":"publisher-place: US","publisher":"American Psychological Association","source":"APA PsycNet","title":"Registered reports in psychology across scholarly citations and public dissemination: A comparative metaevaluation of more than a decade of practice","title-short":"Registered reports in psychology across scholarly citations and public dissemination","author":[{"family":"Liu","given":"Zheng"},{"family":"Wang","given":"X. T. (XiaoTian)"},{"family":"Wang","given":"Zhonghan"},{"family":"Yan","given":"Weijin"},{"family":"Hu","given":"Mengzhen"}],"issued":{"date-parts":[["2025"]]}},"suppress-author":true}],"schema":"https://github.com/citation-style-language/schema/raw/master/csl-citation.json"} </w:instrText>
      </w:r>
      <w:r w:rsidR="007F3167">
        <w:fldChar w:fldCharType="separate"/>
      </w:r>
      <w:r w:rsidR="004269F8" w:rsidRPr="004269F8">
        <w:t>(2025)</w:t>
      </w:r>
      <w:r w:rsidR="007F3167">
        <w:fldChar w:fldCharType="end"/>
      </w:r>
      <w:r>
        <w:t xml:space="preserve"> recently published a metascientific study of Registered Reports in psychology that serves as a useful starting point. Through their search process, they identified 47 journals that publish Registered Reports and were classified as psychology journals by the 2023 Clarivate Journal Citation Report (see list at </w:t>
      </w:r>
      <w:hyperlink r:id="rId16">
        <w:r w:rsidR="00622082">
          <w:rPr>
            <w:color w:val="1155CC"/>
            <w:u w:val="single"/>
          </w:rPr>
          <w:t>https://osf.io/jwaf9</w:t>
        </w:r>
      </w:hyperlink>
      <w:r>
        <w:t>). This is not an exhaustive list, as some journals that publish the format were not included</w:t>
      </w:r>
      <w:r>
        <w:rPr>
          <w:vertAlign w:val="superscript"/>
        </w:rPr>
        <w:footnoteReference w:id="3"/>
      </w:r>
      <w:r>
        <w:t xml:space="preserve">. This is not a problem for the current study, as we </w:t>
      </w:r>
      <w:sdt>
        <w:sdtPr>
          <w:tag w:val="goog_rdk_102"/>
          <w:id w:val="242484005"/>
        </w:sdtPr>
        <w:sdtContent>
          <w:del w:id="118" w:author="Moin Syed" w:date="2026-08-17T14:05:00Z">
            <w:r>
              <w:delText xml:space="preserve">are </w:delText>
            </w:r>
          </w:del>
        </w:sdtContent>
      </w:sdt>
      <w:sdt>
        <w:sdtPr>
          <w:tag w:val="goog_rdk_103"/>
          <w:id w:val="-1964287601"/>
        </w:sdtPr>
        <w:sdtContent>
          <w:ins w:id="119" w:author="Moin Syed" w:date="2026-08-17T14:05:00Z">
            <w:r>
              <w:t xml:space="preserve">did </w:t>
            </w:r>
          </w:ins>
        </w:sdtContent>
      </w:sdt>
      <w:r>
        <w:t>not seek</w:t>
      </w:r>
      <w:sdt>
        <w:sdtPr>
          <w:tag w:val="goog_rdk_104"/>
          <w:id w:val="-1063583570"/>
        </w:sdtPr>
        <w:sdtContent>
          <w:ins w:id="120" w:author="Moin Syed" w:date="2026-08-18T09:58:00Z">
            <w:r>
              <w:t xml:space="preserve"> </w:t>
            </w:r>
          </w:ins>
        </w:sdtContent>
      </w:sdt>
      <w:sdt>
        <w:sdtPr>
          <w:tag w:val="goog_rdk_105"/>
          <w:id w:val="-845912585"/>
        </w:sdtPr>
        <w:sdtContent>
          <w:del w:id="121" w:author="Moin Syed" w:date="2026-08-18T09:58:00Z">
            <w:r>
              <w:delText xml:space="preserve">ing </w:delText>
            </w:r>
          </w:del>
        </w:sdtContent>
      </w:sdt>
      <w:r>
        <w:t xml:space="preserve">to generate population estimates of how often exploratory work is published in the literature, but rather the relative prevalence of exploratory work in different article types.  </w:t>
      </w:r>
    </w:p>
    <w:p w14:paraId="0000006D" w14:textId="77777777" w:rsidR="00622082" w:rsidRDefault="00622082"/>
    <w:p w14:paraId="0000006E" w14:textId="77777777" w:rsidR="00622082" w:rsidRDefault="00000000">
      <w:pPr>
        <w:ind w:firstLine="720"/>
      </w:pPr>
      <w:r>
        <w:t xml:space="preserve">Within these journals, they identified 237 Registered Reports published up to April 1, 2023, with the first published Registered Report appearing in </w:t>
      </w:r>
      <w:r>
        <w:rPr>
          <w:i/>
          <w:iCs/>
        </w:rPr>
        <w:t>Cortex</w:t>
      </w:r>
      <w:r>
        <w:t xml:space="preserve"> on February 13, 2015</w:t>
      </w:r>
      <w:r>
        <w:rPr>
          <w:vertAlign w:val="superscript"/>
        </w:rPr>
        <w:footnoteReference w:id="4"/>
      </w:r>
      <w:r>
        <w:t xml:space="preserve">. Liu et al. </w:t>
      </w:r>
      <w:hyperlink r:id="rId17">
        <w:r w:rsidR="00622082">
          <w:t>(2025)</w:t>
        </w:r>
      </w:hyperlink>
      <w:r>
        <w:t xml:space="preserve"> excluded replication studies from their set, as well as articles for which they could not identify a match, and one article that had been retracted, bringing the total for analysis to 119. We also chose to exclude replication studies from the current project, as they have a different function from </w:t>
      </w:r>
      <w:r>
        <w:lastRenderedPageBreak/>
        <w:t xml:space="preserve">original research and thus could show disparate patterns. We </w:t>
      </w:r>
      <w:sdt>
        <w:sdtPr>
          <w:tag w:val="goog_rdk_106"/>
          <w:id w:val="1038493863"/>
        </w:sdtPr>
        <w:sdtContent>
          <w:del w:id="122" w:author="Moin Syed" w:date="2026-08-17T14:06:00Z">
            <w:r>
              <w:delText>are</w:delText>
            </w:r>
          </w:del>
        </w:sdtContent>
      </w:sdt>
      <w:sdt>
        <w:sdtPr>
          <w:tag w:val="goog_rdk_107"/>
          <w:id w:val="1895582678"/>
        </w:sdtPr>
        <w:sdtContent>
          <w:ins w:id="123" w:author="Moin Syed" w:date="2026-08-17T14:06:00Z">
            <w:r>
              <w:t>did</w:t>
            </w:r>
          </w:ins>
        </w:sdtContent>
      </w:sdt>
      <w:r>
        <w:t xml:space="preserve">, however, </w:t>
      </w:r>
      <w:sdt>
        <w:sdtPr>
          <w:tag w:val="goog_rdk_108"/>
          <w:id w:val="357239508"/>
        </w:sdtPr>
        <w:sdtContent>
          <w:del w:id="124" w:author="Moin Syed" w:date="2026-08-18T09:59:00Z">
            <w:r>
              <w:delText xml:space="preserve">using </w:delText>
            </w:r>
          </w:del>
        </w:sdtContent>
      </w:sdt>
      <w:sdt>
        <w:sdtPr>
          <w:tag w:val="goog_rdk_109"/>
          <w:id w:val="-773499353"/>
        </w:sdtPr>
        <w:sdtContent>
          <w:ins w:id="125" w:author="Moin Syed" w:date="2026-08-18T09:59:00Z">
            <w:r>
              <w:t xml:space="preserve">use </w:t>
            </w:r>
          </w:ins>
        </w:sdtContent>
      </w:sdt>
      <w:r>
        <w:t xml:space="preserve">a different match procedure, as described below. For this reason, and as a check on the coding of articles as direct replications, the 237 articles identified by Liu et al. </w:t>
      </w:r>
      <w:hyperlink r:id="rId18">
        <w:r w:rsidR="00622082">
          <w:t>(2025)</w:t>
        </w:r>
      </w:hyperlink>
      <w:r>
        <w:t xml:space="preserve"> was our initial set (see list at </w:t>
      </w:r>
      <w:hyperlink r:id="rId19">
        <w:r w:rsidR="00622082">
          <w:rPr>
            <w:color w:val="1155CC"/>
            <w:u w:val="single"/>
          </w:rPr>
          <w:t>https://osf.io/xmdv7</w:t>
        </w:r>
      </w:hyperlink>
      <w:r>
        <w:t xml:space="preserve">). This set was then augmented by a search in Web of Science of the 47 journals for additional Registered Reports published between April 1, </w:t>
      </w:r>
      <w:proofErr w:type="gramStart"/>
      <w:r>
        <w:t>2023</w:t>
      </w:r>
      <w:proofErr w:type="gramEnd"/>
      <w:r>
        <w:t xml:space="preserve"> and April 1, 2026 (see </w:t>
      </w:r>
      <w:hyperlink r:id="rId20">
        <w:r w:rsidR="00622082">
          <w:rPr>
            <w:color w:val="1155CC"/>
            <w:u w:val="single"/>
          </w:rPr>
          <w:t>https://osf.io/4vbtq/</w:t>
        </w:r>
      </w:hyperlink>
      <w:r>
        <w:t xml:space="preserve">for search and screening details). After screening, this led to an additional </w:t>
      </w:r>
      <w:sdt>
        <w:sdtPr>
          <w:tag w:val="goog_rdk_110"/>
          <w:id w:val="1679458363"/>
        </w:sdtPr>
        <w:sdtContent>
          <w:ins w:id="126" w:author="Moin Syed" w:date="2026-08-26T21:30:00Z">
            <w:r>
              <w:t>137</w:t>
            </w:r>
          </w:ins>
        </w:sdtContent>
      </w:sdt>
      <w:sdt>
        <w:sdtPr>
          <w:tag w:val="goog_rdk_111"/>
          <w:id w:val="-925535518"/>
        </w:sdtPr>
        <w:sdtContent>
          <w:del w:id="127" w:author="Moin Syed" w:date="2026-08-26T21:30:00Z">
            <w:r>
              <w:delText>111</w:delText>
            </w:r>
          </w:del>
        </w:sdtContent>
      </w:sdt>
      <w:r>
        <w:t xml:space="preserve"> articles. All articles included in this combined set (</w:t>
      </w:r>
      <w:r>
        <w:rPr>
          <w:i/>
          <w:iCs/>
        </w:rPr>
        <w:t>N</w:t>
      </w:r>
      <w:r>
        <w:t xml:space="preserve"> = </w:t>
      </w:r>
      <w:sdt>
        <w:sdtPr>
          <w:tag w:val="goog_rdk_112"/>
          <w:id w:val="-276193017"/>
        </w:sdtPr>
        <w:sdtContent>
          <w:ins w:id="128" w:author="Moin Syed" w:date="2026-08-26T21:30:00Z">
            <w:r>
              <w:t>374</w:t>
            </w:r>
          </w:ins>
        </w:sdtContent>
      </w:sdt>
      <w:sdt>
        <w:sdtPr>
          <w:tag w:val="goog_rdk_113"/>
          <w:id w:val="2087854996"/>
        </w:sdtPr>
        <w:sdtContent>
          <w:del w:id="129" w:author="Moin Syed" w:date="2026-08-26T21:30:00Z">
            <w:r>
              <w:delText>348</w:delText>
            </w:r>
          </w:del>
        </w:sdtContent>
      </w:sdt>
      <w:r>
        <w:t xml:space="preserve">) </w:t>
      </w:r>
      <w:sdt>
        <w:sdtPr>
          <w:tag w:val="goog_rdk_114"/>
          <w:id w:val="-818812393"/>
        </w:sdtPr>
        <w:sdtContent>
          <w:del w:id="130" w:author="Moin Syed" w:date="2026-08-17T14:06:00Z">
            <w:r>
              <w:delText>set will be</w:delText>
            </w:r>
          </w:del>
        </w:sdtContent>
      </w:sdt>
      <w:sdt>
        <w:sdtPr>
          <w:tag w:val="goog_rdk_115"/>
          <w:id w:val="-925313778"/>
        </w:sdtPr>
        <w:sdtContent>
          <w:ins w:id="131" w:author="Moin Syed" w:date="2026-08-17T14:06:00Z">
            <w:r>
              <w:t>were</w:t>
            </w:r>
          </w:ins>
        </w:sdtContent>
      </w:sdt>
      <w:r>
        <w:t xml:space="preserve"> examined by the authorship team to ensure they me</w:t>
      </w:r>
      <w:sdt>
        <w:sdtPr>
          <w:tag w:val="goog_rdk_116"/>
          <w:id w:val="1196021366"/>
        </w:sdtPr>
        <w:sdtContent>
          <w:del w:id="132" w:author="Moin Syed" w:date="2026-08-26T21:30:00Z">
            <w:r>
              <w:delText>e</w:delText>
            </w:r>
          </w:del>
        </w:sdtContent>
      </w:sdt>
      <w:r>
        <w:t>t the criteria of a Registered Report given previously</w:t>
      </w:r>
      <w:r>
        <w:rPr>
          <w:vertAlign w:val="superscript"/>
        </w:rPr>
        <w:footnoteReference w:id="5"/>
      </w:r>
      <w:sdt>
        <w:sdtPr>
          <w:tag w:val="goog_rdk_117"/>
          <w:id w:val="1720129668"/>
        </w:sdtPr>
        <w:sdtContent>
          <w:del w:id="133" w:author="Moin Syed [2]" w:date="2026-08-25T14:28:00Z">
            <w:r>
              <w:delText>.</w:delText>
            </w:r>
          </w:del>
        </w:sdtContent>
      </w:sdt>
      <w:sdt>
        <w:sdtPr>
          <w:tag w:val="goog_rdk_118"/>
          <w:id w:val="-1952935520"/>
        </w:sdtPr>
        <w:sdtContent>
          <w:ins w:id="134" w:author="Moin Syed" w:date="2026-08-26T21:31:00Z">
            <w:r>
              <w:t xml:space="preserve">. After the screening was complete, we decided to omit articles from </w:t>
            </w:r>
          </w:ins>
          <w:sdt>
            <w:sdtPr>
              <w:tag w:val="goog_rdk_119"/>
              <w:id w:val="1286172430"/>
            </w:sdtPr>
            <w:sdtContent>
              <w:ins w:id="135" w:author="Moin Syed" w:date="2026-08-26T21:31:00Z">
                <w:r w:rsidRPr="008C4CC3">
                  <w:rPr>
                    <w:i/>
                    <w:iCs/>
                  </w:rPr>
                  <w:t>Advances in Methods and Practices in Psychological Science</w:t>
                </w:r>
              </w:ins>
            </w:sdtContent>
          </w:sdt>
          <w:ins w:id="136" w:author="Moin Syed" w:date="2026-08-26T21:31:00Z">
            <w:r>
              <w:t xml:space="preserve"> because it is a methods journal that publishes substantive Registered Reports, and we thought it would be difficult to locate appropriate </w:t>
            </w:r>
            <w:proofErr w:type="spellStart"/>
            <w:r>
              <w:t>matches.</w:t>
            </w:r>
          </w:ins>
        </w:sdtContent>
      </w:sdt>
      <w:sdt>
        <w:sdtPr>
          <w:tag w:val="goog_rdk_120"/>
          <w:id w:val="423398368"/>
        </w:sdtPr>
        <w:sdtContent>
          <w:customXmlInsRangeStart w:id="137" w:author="Moin Syed" w:date="2026-08-18T10:00:00Z"/>
          <w:sdt>
            <w:sdtPr>
              <w:tag w:val="goog_rdk_121"/>
              <w:id w:val="618568710"/>
            </w:sdtPr>
            <w:sdtContent>
              <w:customXmlInsRangeEnd w:id="137"/>
              <w:ins w:id="138" w:author="Moin Syed" w:date="2026-08-18T10:00:00Z">
                <w:del w:id="139" w:author="Moin Syed" w:date="2026-08-26T21:31:00Z">
                  <w:r>
                    <w:delText xml:space="preserve">, </w:delText>
                  </w:r>
                </w:del>
              </w:ins>
              <w:customXmlInsRangeStart w:id="140" w:author="Moin Syed" w:date="2026-08-18T10:00:00Z"/>
            </w:sdtContent>
          </w:sdt>
          <w:customXmlInsRangeEnd w:id="140"/>
        </w:sdtContent>
      </w:sdt>
      <w:sdt>
        <w:sdtPr>
          <w:tag w:val="goog_rdk_122"/>
          <w:id w:val="2122713301"/>
        </w:sdtPr>
        <w:sdtContent>
          <w:ins w:id="141" w:author="Moin Syed" w:date="2026-08-26T21:31:00Z">
            <w:r>
              <w:t>This</w:t>
            </w:r>
            <w:proofErr w:type="spellEnd"/>
            <w:r>
              <w:t xml:space="preserve"> decision was not specified in our preregistration. After all screening, we </w:t>
            </w:r>
          </w:ins>
          <w:sdt>
            <w:sdtPr>
              <w:tag w:val="goog_rdk_123"/>
              <w:id w:val="619230481"/>
            </w:sdtPr>
            <w:sdtContent>
              <w:ins w:id="142" w:author="Moin Syed" w:date="2026-08-26T21:31:00Z">
                <w:r>
                  <w:t>obtained</w:t>
                </w:r>
              </w:ins>
            </w:sdtContent>
          </w:sdt>
          <w:ins w:id="143" w:author="Moin Syed" w:date="2026-08-26T21:31:00Z">
            <w:r>
              <w:t xml:space="preserve"> </w:t>
            </w:r>
          </w:ins>
        </w:sdtContent>
      </w:sdt>
      <w:sdt>
        <w:sdtPr>
          <w:tag w:val="goog_rdk_124"/>
          <w:id w:val="1923348802"/>
        </w:sdtPr>
        <w:sdtContent>
          <w:customXmlInsRangeStart w:id="144" w:author="Moin Syed" w:date="2026-08-18T10:00:00Z"/>
          <w:sdt>
            <w:sdtPr>
              <w:tag w:val="goog_rdk_125"/>
              <w:id w:val="-727425852"/>
            </w:sdtPr>
            <w:sdtContent>
              <w:customXmlInsRangeEnd w:id="144"/>
              <w:ins w:id="145" w:author="Moin Syed" w:date="2026-08-18T10:00:00Z">
                <w:del w:id="146" w:author="Moin Syed" w:date="2026-08-26T21:31:00Z">
                  <w:r>
                    <w:delText xml:space="preserve">which resulted in </w:delText>
                  </w:r>
                </w:del>
              </w:ins>
              <w:customXmlInsRangeStart w:id="147" w:author="Moin Syed" w:date="2026-08-18T10:00:00Z"/>
            </w:sdtContent>
          </w:sdt>
          <w:customXmlInsRangeEnd w:id="147"/>
          <w:ins w:id="148" w:author="Moin Syed" w:date="2026-08-18T10:00:00Z">
            <w:r>
              <w:t>a final set of 182 articles</w:t>
            </w:r>
          </w:ins>
        </w:sdtContent>
      </w:sdt>
      <w:sdt>
        <w:sdtPr>
          <w:tag w:val="goog_rdk_126"/>
          <w:id w:val="1274198370"/>
        </w:sdtPr>
        <w:sdtContent>
          <w:ins w:id="149" w:author="Moin Syed" w:date="2026-08-26T21:34:00Z">
            <w:r>
              <w:t xml:space="preserve"> that met our inclusion criteria (see Figure 1 for PRISMA diagram of the search process)</w:t>
            </w:r>
          </w:ins>
        </w:sdtContent>
      </w:sdt>
      <w:sdt>
        <w:sdtPr>
          <w:tag w:val="goog_rdk_127"/>
          <w:id w:val="1865541192"/>
        </w:sdtPr>
        <w:sdtContent>
          <w:ins w:id="150" w:author="Moin Syed" w:date="2026-08-18T10:00:00Z">
            <w:r>
              <w:t xml:space="preserve">. </w:t>
            </w:r>
          </w:ins>
        </w:sdtContent>
      </w:sdt>
      <w:r>
        <w:t xml:space="preserve"> </w:t>
      </w:r>
    </w:p>
    <w:p w14:paraId="0000006F" w14:textId="77777777" w:rsidR="00622082" w:rsidRDefault="00622082"/>
    <w:p w14:paraId="3D1D83D9" w14:textId="531D8DDC" w:rsidR="0034356F" w:rsidRDefault="0034356F">
      <w:r>
        <w:rPr>
          <w:noProof/>
        </w:rPr>
        <w:drawing>
          <wp:inline distT="0" distB="0" distL="0" distR="0" wp14:anchorId="021F4376" wp14:editId="08657021">
            <wp:extent cx="4333875" cy="5087593"/>
            <wp:effectExtent l="0" t="0" r="0" b="0"/>
            <wp:docPr id="1778625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62064" cy="5120684"/>
                    </a:xfrm>
                    <a:prstGeom prst="rect">
                      <a:avLst/>
                    </a:prstGeom>
                    <a:noFill/>
                    <a:ln>
                      <a:noFill/>
                    </a:ln>
                  </pic:spPr>
                </pic:pic>
              </a:graphicData>
            </a:graphic>
          </wp:inline>
        </w:drawing>
      </w:r>
    </w:p>
    <w:p w14:paraId="561D2223" w14:textId="77777777" w:rsidR="0034356F" w:rsidRDefault="0034356F"/>
    <w:p w14:paraId="1701FB80" w14:textId="69BC0A78" w:rsidR="0034356F" w:rsidRPr="004269F8" w:rsidRDefault="0034356F" w:rsidP="0034356F">
      <w:pPr>
        <w:rPr>
          <w:ins w:id="151" w:author="Moin Syed" w:date="2026-08-31T10:39:00Z" w16du:dateUtc="2026-08-31T15:39:00Z"/>
          <w:sz w:val="22"/>
          <w:szCs w:val="22"/>
        </w:rPr>
      </w:pPr>
      <w:ins w:id="152" w:author="Moin Syed" w:date="2026-08-31T10:39:00Z" w16du:dateUtc="2026-08-31T15:39:00Z">
        <w:r w:rsidRPr="004269F8">
          <w:rPr>
            <w:i/>
            <w:iCs/>
            <w:sz w:val="22"/>
            <w:szCs w:val="22"/>
          </w:rPr>
          <w:lastRenderedPageBreak/>
          <w:t>Figure 1.</w:t>
        </w:r>
        <w:r w:rsidRPr="004269F8">
          <w:rPr>
            <w:sz w:val="22"/>
            <w:szCs w:val="22"/>
          </w:rPr>
          <w:t xml:space="preserve"> PRISMA diagram </w:t>
        </w:r>
        <w:proofErr w:type="gramStart"/>
        <w:r w:rsidRPr="004269F8">
          <w:rPr>
            <w:sz w:val="22"/>
            <w:szCs w:val="22"/>
          </w:rPr>
          <w:t>illustrating</w:t>
        </w:r>
        <w:proofErr w:type="gramEnd"/>
        <w:r w:rsidRPr="004269F8">
          <w:rPr>
            <w:sz w:val="22"/>
            <w:szCs w:val="22"/>
          </w:rPr>
          <w:t xml:space="preserve"> the article search and screening process. Created using the Shiny App developed by Haddaway et al. </w:t>
        </w:r>
      </w:ins>
      <w:r w:rsidR="004269F8" w:rsidRPr="004269F8">
        <w:rPr>
          <w:sz w:val="22"/>
          <w:szCs w:val="22"/>
        </w:rPr>
        <w:fldChar w:fldCharType="begin"/>
      </w:r>
      <w:r w:rsidR="004269F8" w:rsidRPr="004269F8">
        <w:rPr>
          <w:sz w:val="22"/>
          <w:szCs w:val="22"/>
        </w:rPr>
        <w:instrText xml:space="preserve"> ADDIN ZOTERO_ITEM CSL_CITATION {"citationID":"dpp4ecep","properties":{"unsorted":false,"formattedCitation":"(2022)","plainCitation":"(2022)","noteIndex":0},"citationItems":[{"id":6309,"uris":["http://zotero.org/groups/2276830/items/K9BKKN5A"],"itemData":{"id":6309,"type":"article-journal","abstract":"Abstract\n            \n              Background\n              Reporting standards, such as PRISMA aim to ensure that the methods and results of systematic reviews are described in sufficient detail to allow full transparency. Flow diagrams in evidence syntheses allow the reader to rapidly understand the core procedures used in a review and examine the attrition of irrelevant records throughout the review process. Recent research suggests that use of flow diagrams in systematic reviews is poor and of low quality and called for standardised templates to facilitate better reporting in flow diagrams. The increasing options for interactivity provided by the Internet gives us an opportunity to support easy</w:instrText>
      </w:r>
      <w:r w:rsidR="004269F8" w:rsidRPr="004269F8">
        <w:rPr>
          <w:rFonts w:ascii="Cambria Math" w:hAnsi="Cambria Math" w:cs="Cambria Math"/>
          <w:sz w:val="22"/>
          <w:szCs w:val="22"/>
        </w:rPr>
        <w:instrText>‐</w:instrText>
      </w:r>
      <w:r w:rsidR="004269F8" w:rsidRPr="004269F8">
        <w:rPr>
          <w:sz w:val="22"/>
          <w:szCs w:val="22"/>
        </w:rPr>
        <w:instrText>to</w:instrText>
      </w:r>
      <w:r w:rsidR="004269F8" w:rsidRPr="004269F8">
        <w:rPr>
          <w:rFonts w:ascii="Cambria Math" w:hAnsi="Cambria Math" w:cs="Cambria Math"/>
          <w:sz w:val="22"/>
          <w:szCs w:val="22"/>
        </w:rPr>
        <w:instrText>‐</w:instrText>
      </w:r>
      <w:r w:rsidR="004269F8" w:rsidRPr="004269F8">
        <w:rPr>
          <w:sz w:val="22"/>
          <w:szCs w:val="22"/>
        </w:rPr>
        <w:instrText>use evidence synthesis tools, and here we report on the development of a tool for the production of PRISMA 2020</w:instrText>
      </w:r>
      <w:r w:rsidR="004269F8" w:rsidRPr="004269F8">
        <w:rPr>
          <w:rFonts w:ascii="Cambria Math" w:hAnsi="Cambria Math" w:cs="Cambria Math"/>
          <w:sz w:val="22"/>
          <w:szCs w:val="22"/>
        </w:rPr>
        <w:instrText>‐</w:instrText>
      </w:r>
      <w:r w:rsidR="004269F8" w:rsidRPr="004269F8">
        <w:rPr>
          <w:sz w:val="22"/>
          <w:szCs w:val="22"/>
        </w:rPr>
        <w:instrText>compliant systematic review flow diagrams.\n            \n            \n              Methods and Findings\n              \n                We developed a free</w:instrText>
      </w:r>
      <w:r w:rsidR="004269F8" w:rsidRPr="004269F8">
        <w:rPr>
          <w:rFonts w:ascii="Cambria Math" w:hAnsi="Cambria Math" w:cs="Cambria Math"/>
          <w:sz w:val="22"/>
          <w:szCs w:val="22"/>
        </w:rPr>
        <w:instrText>‐</w:instrText>
      </w:r>
      <w:r w:rsidR="004269F8" w:rsidRPr="004269F8">
        <w:rPr>
          <w:sz w:val="22"/>
          <w:szCs w:val="22"/>
        </w:rPr>
        <w:instrText>to</w:instrText>
      </w:r>
      <w:r w:rsidR="004269F8" w:rsidRPr="004269F8">
        <w:rPr>
          <w:rFonts w:ascii="Cambria Math" w:hAnsi="Cambria Math" w:cs="Cambria Math"/>
          <w:sz w:val="22"/>
          <w:szCs w:val="22"/>
        </w:rPr>
        <w:instrText>‐</w:instrText>
      </w:r>
      <w:r w:rsidR="004269F8" w:rsidRPr="004269F8">
        <w:rPr>
          <w:sz w:val="22"/>
          <w:szCs w:val="22"/>
        </w:rPr>
        <w:instrText>use, Open Source R package and web</w:instrText>
      </w:r>
      <w:r w:rsidR="004269F8" w:rsidRPr="004269F8">
        <w:rPr>
          <w:rFonts w:ascii="Cambria Math" w:hAnsi="Cambria Math" w:cs="Cambria Math"/>
          <w:sz w:val="22"/>
          <w:szCs w:val="22"/>
        </w:rPr>
        <w:instrText>‐</w:instrText>
      </w:r>
      <w:r w:rsidR="004269F8" w:rsidRPr="004269F8">
        <w:rPr>
          <w:sz w:val="22"/>
          <w:szCs w:val="22"/>
        </w:rPr>
        <w:instrText>based Shiny app to allow users to design PRISMA flow diagrams for their own systematic reviews. Our tool allows users to produce standardised visualisations that transparently document the methods and results of a systematic review process in a variety of formats. In addition, we provide the opportunity to produce interactive, web</w:instrText>
      </w:r>
      <w:r w:rsidR="004269F8" w:rsidRPr="004269F8">
        <w:rPr>
          <w:rFonts w:ascii="Cambria Math" w:hAnsi="Cambria Math" w:cs="Cambria Math"/>
          <w:sz w:val="22"/>
          <w:szCs w:val="22"/>
        </w:rPr>
        <w:instrText>‐</w:instrText>
      </w:r>
      <w:r w:rsidR="004269F8" w:rsidRPr="004269F8">
        <w:rPr>
          <w:sz w:val="22"/>
          <w:szCs w:val="22"/>
        </w:rPr>
        <w:instrText>based flow diagrams (exported as HTML files), that allow readers to click on boxes of the diagram and navigate to further details on methods, results or data files. We provide an interactive example here;\n                https://prisma-flowdiagram.github.io/\n                .\n              \n            \n            \n              Conclusions\n              \n                We have developed a user</w:instrText>
      </w:r>
      <w:r w:rsidR="004269F8" w:rsidRPr="004269F8">
        <w:rPr>
          <w:rFonts w:ascii="Cambria Math" w:hAnsi="Cambria Math" w:cs="Cambria Math"/>
          <w:sz w:val="22"/>
          <w:szCs w:val="22"/>
        </w:rPr>
        <w:instrText>‐</w:instrText>
      </w:r>
      <w:r w:rsidR="004269F8" w:rsidRPr="004269F8">
        <w:rPr>
          <w:sz w:val="22"/>
          <w:szCs w:val="22"/>
        </w:rPr>
        <w:instrText>friendly tool for producing PRISMA 2020</w:instrText>
      </w:r>
      <w:r w:rsidR="004269F8" w:rsidRPr="004269F8">
        <w:rPr>
          <w:rFonts w:ascii="Cambria Math" w:hAnsi="Cambria Math" w:cs="Cambria Math"/>
          <w:sz w:val="22"/>
          <w:szCs w:val="22"/>
        </w:rPr>
        <w:instrText>‐</w:instrText>
      </w:r>
      <w:r w:rsidR="004269F8" w:rsidRPr="004269F8">
        <w:rPr>
          <w:sz w:val="22"/>
          <w:szCs w:val="22"/>
        </w:rPr>
        <w:instrText>compliant flow diagrams for users with coding experience and, importantly, for users without prior experience in coding by making use of Shiny (\n                https://estech.shinyapps.io/prisma_flowdiagram/\n                ). This free</w:instrText>
      </w:r>
      <w:r w:rsidR="004269F8" w:rsidRPr="004269F8">
        <w:rPr>
          <w:rFonts w:ascii="Cambria Math" w:hAnsi="Cambria Math" w:cs="Cambria Math"/>
          <w:sz w:val="22"/>
          <w:szCs w:val="22"/>
        </w:rPr>
        <w:instrText>‐</w:instrText>
      </w:r>
      <w:r w:rsidR="004269F8" w:rsidRPr="004269F8">
        <w:rPr>
          <w:sz w:val="22"/>
          <w:szCs w:val="22"/>
        </w:rPr>
        <w:instrText>to</w:instrText>
      </w:r>
      <w:r w:rsidR="004269F8" w:rsidRPr="004269F8">
        <w:rPr>
          <w:rFonts w:ascii="Cambria Math" w:hAnsi="Cambria Math" w:cs="Cambria Math"/>
          <w:sz w:val="22"/>
          <w:szCs w:val="22"/>
        </w:rPr>
        <w:instrText>‐</w:instrText>
      </w:r>
      <w:r w:rsidR="004269F8" w:rsidRPr="004269F8">
        <w:rPr>
          <w:sz w:val="22"/>
          <w:szCs w:val="22"/>
        </w:rPr>
        <w:instrText>use tool will make it easier to produce clear and PRISMA 2020</w:instrText>
      </w:r>
      <w:r w:rsidR="004269F8" w:rsidRPr="004269F8">
        <w:rPr>
          <w:rFonts w:ascii="Cambria Math" w:hAnsi="Cambria Math" w:cs="Cambria Math"/>
          <w:sz w:val="22"/>
          <w:szCs w:val="22"/>
        </w:rPr>
        <w:instrText>‐</w:instrText>
      </w:r>
      <w:r w:rsidR="004269F8" w:rsidRPr="004269F8">
        <w:rPr>
          <w:sz w:val="22"/>
          <w:szCs w:val="22"/>
        </w:rPr>
        <w:instrText>compliant systematic review flow diagrams. Significantly, users can also produce interactive flow diagrams for the first time, allowing readers of their reviews to smoothly and swiftly explore and navigate to further details of the methods and results of a review. We believe this tool will increase use of PRISMA flow diagrams, improve the compliance and quality of flow diagrams, and facilitate strong science communication of the methods and results of systematic reviews by making use of interactivity. We encourage the systematic review community to make use of the tool, and provide feedback to streamline and improve their usability and efficiency.","container-title":"Campbell Systematic Reviews","DOI":"10.1002/cl2.1230","ISSN":"1891-1803, 1891-1803","issue":"2","journalAbbreviation":"Campbell Systematic Reviews","language":"en","page":"e1230","source":"DOI.org (Crossref)","title":"&lt;i&gt;PRISMA2020&lt;/i&gt; : An R package and Shiny app for producing PRISMA 2020</w:instrText>
      </w:r>
      <w:r w:rsidR="004269F8" w:rsidRPr="004269F8">
        <w:rPr>
          <w:rFonts w:ascii="Cambria Math" w:hAnsi="Cambria Math" w:cs="Cambria Math"/>
          <w:sz w:val="22"/>
          <w:szCs w:val="22"/>
        </w:rPr>
        <w:instrText>‐</w:instrText>
      </w:r>
      <w:r w:rsidR="004269F8" w:rsidRPr="004269F8">
        <w:rPr>
          <w:sz w:val="22"/>
          <w:szCs w:val="22"/>
        </w:rPr>
        <w:instrText xml:space="preserve">compliant flow diagrams, with interactivity for optimised digital transparency and Open Synthesis","title-short":"&lt;i&gt;PRISMA2020&lt;/i&gt;","volume":"18","author":[{"family":"Haddaway","given":"Neal R."},{"family":"Page","given":"Matthew J."},{"family":"Pritchard","given":"Chris C."},{"family":"McGuinness","given":"Luke A."}],"issued":{"date-parts":[["2022",6]]}},"suppress-author":true}],"schema":"https://github.com/citation-style-language/schema/raw/master/csl-citation.json"} </w:instrText>
      </w:r>
      <w:r w:rsidR="004269F8" w:rsidRPr="004269F8">
        <w:rPr>
          <w:sz w:val="22"/>
          <w:szCs w:val="22"/>
        </w:rPr>
        <w:fldChar w:fldCharType="separate"/>
      </w:r>
      <w:r w:rsidR="004269F8" w:rsidRPr="004269F8">
        <w:rPr>
          <w:sz w:val="22"/>
          <w:szCs w:val="22"/>
        </w:rPr>
        <w:t>(2022)</w:t>
      </w:r>
      <w:r w:rsidR="004269F8" w:rsidRPr="004269F8">
        <w:rPr>
          <w:sz w:val="22"/>
          <w:szCs w:val="22"/>
        </w:rPr>
        <w:fldChar w:fldCharType="end"/>
      </w:r>
      <w:ins w:id="153" w:author="Moin Syed" w:date="2026-08-31T10:39:00Z" w16du:dateUtc="2026-08-31T15:39:00Z">
        <w:r w:rsidRPr="004269F8">
          <w:rPr>
            <w:sz w:val="22"/>
            <w:szCs w:val="22"/>
          </w:rPr>
          <w:t>.</w:t>
        </w:r>
      </w:ins>
    </w:p>
    <w:p w14:paraId="27732AE4" w14:textId="77777777" w:rsidR="00E34129" w:rsidRDefault="00E34129"/>
    <w:p w14:paraId="00000070" w14:textId="77777777" w:rsidR="00622082" w:rsidRDefault="00000000">
      <w:pPr>
        <w:ind w:firstLine="720"/>
      </w:pPr>
      <w:r>
        <w:t xml:space="preserve">From this final set </w:t>
      </w:r>
      <w:sdt>
        <w:sdtPr>
          <w:tag w:val="goog_rdk_128"/>
          <w:id w:val="1218543998"/>
        </w:sdtPr>
        <w:sdtContent>
          <w:ins w:id="154" w:author="Moin Syed" w:date="2026-08-17T14:07:00Z">
            <w:r>
              <w:t xml:space="preserve">of 182 articles </w:t>
            </w:r>
          </w:ins>
        </w:sdtContent>
      </w:sdt>
      <w:r>
        <w:t xml:space="preserve">we </w:t>
      </w:r>
      <w:sdt>
        <w:sdtPr>
          <w:tag w:val="goog_rdk_129"/>
          <w:id w:val="-456963293"/>
        </w:sdtPr>
        <w:sdtContent>
          <w:del w:id="155" w:author="Moin Syed" w:date="2026-08-17T14:07:00Z">
            <w:r>
              <w:delText>will</w:delText>
            </w:r>
          </w:del>
        </w:sdtContent>
      </w:sdt>
      <w:r>
        <w:t xml:space="preserve"> randomly select</w:t>
      </w:r>
      <w:sdt>
        <w:sdtPr>
          <w:tag w:val="goog_rdk_130"/>
          <w:id w:val="-480468632"/>
        </w:sdtPr>
        <w:sdtContent>
          <w:ins w:id="156" w:author="Moin Syed" w:date="2026-08-17T14:07:00Z">
            <w:r>
              <w:t>ed</w:t>
            </w:r>
          </w:ins>
        </w:sdtContent>
      </w:sdt>
      <w:r>
        <w:t xml:space="preserve"> 100 articles for further analysis. Using these 100, we </w:t>
      </w:r>
      <w:sdt>
        <w:sdtPr>
          <w:tag w:val="goog_rdk_131"/>
          <w:id w:val="1916612537"/>
        </w:sdtPr>
        <w:sdtContent>
          <w:del w:id="157" w:author="Moin Syed" w:date="2026-08-17T14:07:00Z">
            <w:r>
              <w:delText xml:space="preserve">will </w:delText>
            </w:r>
          </w:del>
        </w:sdtContent>
      </w:sdt>
      <w:r>
        <w:t>locate</w:t>
      </w:r>
      <w:sdt>
        <w:sdtPr>
          <w:tag w:val="goog_rdk_132"/>
          <w:id w:val="301455724"/>
        </w:sdtPr>
        <w:sdtContent>
          <w:ins w:id="158" w:author="Moin Syed" w:date="2026-08-17T14:07:00Z">
            <w:r>
              <w:t>d</w:t>
            </w:r>
          </w:ins>
        </w:sdtContent>
      </w:sdt>
      <w:r>
        <w:t xml:space="preserve"> companion articles for the 100 preregistered and 100 traditional articles. The total sample of articles </w:t>
      </w:r>
      <w:sdt>
        <w:sdtPr>
          <w:tag w:val="goog_rdk_133"/>
          <w:id w:val="738747433"/>
        </w:sdtPr>
        <w:sdtContent>
          <w:del w:id="159" w:author="Moin Syed" w:date="2026-08-17T14:07:00Z">
            <w:r>
              <w:delText>will be</w:delText>
            </w:r>
          </w:del>
        </w:sdtContent>
      </w:sdt>
      <w:sdt>
        <w:sdtPr>
          <w:tag w:val="goog_rdk_134"/>
          <w:id w:val="-537566540"/>
        </w:sdtPr>
        <w:sdtContent>
          <w:ins w:id="160" w:author="Moin Syed" w:date="2026-08-17T14:07:00Z">
            <w:r>
              <w:t>was</w:t>
            </w:r>
          </w:ins>
        </w:sdtContent>
      </w:sdt>
      <w:r>
        <w:t xml:space="preserve"> 300 across the three types, which </w:t>
      </w:r>
      <w:sdt>
        <w:sdtPr>
          <w:tag w:val="goog_rdk_135"/>
          <w:id w:val="1297390736"/>
        </w:sdtPr>
        <w:sdtContent>
          <w:del w:id="161" w:author="Moin Syed" w:date="2026-08-17T14:07:00Z">
            <w:r>
              <w:delText xml:space="preserve">is </w:delText>
            </w:r>
          </w:del>
        </w:sdtContent>
      </w:sdt>
      <w:sdt>
        <w:sdtPr>
          <w:tag w:val="goog_rdk_136"/>
          <w:id w:val="1065058109"/>
        </w:sdtPr>
        <w:sdtContent>
          <w:ins w:id="162" w:author="Moin Syed" w:date="2026-08-17T14:07:00Z">
            <w:r>
              <w:t xml:space="preserve">was </w:t>
            </w:r>
          </w:ins>
        </w:sdtContent>
      </w:sdt>
      <w:r>
        <w:t xml:space="preserve">informed by our power analysis (described in the subsequent section). </w:t>
      </w:r>
    </w:p>
    <w:sdt>
      <w:sdtPr>
        <w:tag w:val="goog_rdk_139"/>
        <w:id w:val="1017872547"/>
      </w:sdtPr>
      <w:sdtContent>
        <w:p w14:paraId="00000071" w14:textId="77777777" w:rsidR="00622082" w:rsidRDefault="00000000">
          <w:pPr>
            <w:rPr>
              <w:ins w:id="163" w:author="Moin Syed" w:date="2026-08-17T14:08:00Z"/>
            </w:rPr>
          </w:pPr>
          <w:sdt>
            <w:sdtPr>
              <w:tag w:val="goog_rdk_138"/>
              <w:id w:val="571711758"/>
            </w:sdtPr>
            <w:sdtContent/>
          </w:sdt>
        </w:p>
      </w:sdtContent>
    </w:sdt>
    <w:sdt>
      <w:sdtPr>
        <w:tag w:val="goog_rdk_141"/>
        <w:id w:val="-1640771340"/>
      </w:sdtPr>
      <w:sdtContent>
        <w:p w14:paraId="00000072" w14:textId="5BFB17CC" w:rsidR="00622082" w:rsidRDefault="00000000">
          <w:pPr>
            <w:rPr>
              <w:ins w:id="164" w:author="Moin Syed" w:date="2026-08-17T14:08:00Z"/>
            </w:rPr>
          </w:pPr>
          <w:sdt>
            <w:sdtPr>
              <w:tag w:val="goog_rdk_140"/>
              <w:id w:val="-1898596516"/>
            </w:sdtPr>
            <w:sdtContent>
              <w:ins w:id="165" w:author="Moin Syed" w:date="2026-08-17T14:08:00Z">
                <w:r>
                  <w:tab/>
                  <w:t xml:space="preserve">Our process for selecting companion articles is a substantial deviation from the project proposal. We had specified that we would use a process modified from the criteria used by O’Mahony </w:t>
                </w:r>
                <w:r>
                  <w:fldChar w:fldCharType="begin"/>
                </w:r>
                <w:r>
                  <w:instrText>HYPERLINK "https://www.zotero.org/google-docs/?G1yZ6z"</w:instrText>
                </w:r>
                <w:r>
                  <w:fldChar w:fldCharType="separate"/>
                </w:r>
                <w:r>
                  <w:t>(2023)</w:t>
                </w:r>
                <w:r>
                  <w:fldChar w:fldCharType="end"/>
                </w:r>
                <w:r>
                  <w:t>, which sought to make matche</w:t>
                </w:r>
              </w:ins>
              <w:ins w:id="166" w:author="Moin Syed" w:date="2026-09-01T07:35:00Z" w16du:dateUtc="2026-09-01T12:35:00Z">
                <w:r w:rsidR="00B45EB3">
                  <w:t>s</w:t>
                </w:r>
              </w:ins>
              <w:ins w:id="167" w:author="Moin Syed" w:date="2026-08-17T14:08:00Z">
                <w:r>
                  <w:t xml:space="preserve"> based on journal, timeframe, topic, and design. We immediately ran into problems with this approach. Primarily, O’Mahony (2023) only matched two article types (Registered Reports and traditional articles) whereas we matched three; those two in addition to preregistered articles. This additional article type made the matching process exponentially more difficult, and in some cases impossible. Accordingly, we opted to formally match only </w:t>
                </w:r>
                <w:proofErr w:type="gramStart"/>
                <w:r>
                  <w:t>on</w:t>
                </w:r>
                <w:proofErr w:type="gramEnd"/>
                <w:r>
                  <w:t xml:space="preserve"> journal and year of publication. Topic and design were considered when selecting articles, and all efforts were made to ensure similarities, but doing so was often not possible. More details on the challenges and implications of the matching procedure are provided in the Discussion section. </w:t>
                </w:r>
              </w:ins>
            </w:sdtContent>
          </w:sdt>
        </w:p>
      </w:sdtContent>
    </w:sdt>
    <w:p w14:paraId="00000073" w14:textId="77777777" w:rsidR="00622082" w:rsidRDefault="00622082"/>
    <w:sdt>
      <w:sdtPr>
        <w:tag w:val="goog_rdk_144"/>
        <w:id w:val="906425690"/>
      </w:sdtPr>
      <w:sdtContent>
        <w:p w14:paraId="00000074" w14:textId="77777777" w:rsidR="00622082" w:rsidRDefault="00000000">
          <w:pPr>
            <w:ind w:firstLine="720"/>
            <w:rPr>
              <w:del w:id="168" w:author="Moin Syed" w:date="2026-08-17T14:18:00Z"/>
            </w:rPr>
          </w:pPr>
          <w:sdt>
            <w:sdtPr>
              <w:tag w:val="goog_rdk_143"/>
              <w:id w:val="-389634011"/>
            </w:sdtPr>
            <w:sdtContent>
              <w:del w:id="169" w:author="Moin Syed" w:date="2026-08-17T14:18:00Z">
                <w:r>
                  <w:delText xml:space="preserve">Companion articles will be selected based on the following criteria, modified from the criteria used by O’Mahony </w:delText>
                </w:r>
                <w:r>
                  <w:fldChar w:fldCharType="begin"/>
                </w:r>
                <w:r>
                  <w:delInstrText>HYPERLINK "https://www.zotero.org/google-docs/?G1yZ6z"</w:delInstrText>
                </w:r>
                <w:r>
                  <w:fldChar w:fldCharType="separate"/>
                </w:r>
                <w:r>
                  <w:delText>(2023)</w:delText>
                </w:r>
                <w:r>
                  <w:fldChar w:fldCharType="end"/>
                </w:r>
                <w:r>
                  <w:delText xml:space="preserve">. </w:delText>
                </w:r>
              </w:del>
            </w:sdtContent>
          </w:sdt>
        </w:p>
      </w:sdtContent>
    </w:sdt>
    <w:sdt>
      <w:sdtPr>
        <w:tag w:val="goog_rdk_146"/>
        <w:id w:val="1856918385"/>
      </w:sdtPr>
      <w:sdtContent>
        <w:p w14:paraId="00000075" w14:textId="77777777" w:rsidR="00622082" w:rsidRDefault="00000000">
          <w:pPr>
            <w:rPr>
              <w:del w:id="170" w:author="Moin Syed" w:date="2026-08-17T14:18:00Z"/>
            </w:rPr>
          </w:pPr>
          <w:sdt>
            <w:sdtPr>
              <w:tag w:val="goog_rdk_145"/>
              <w:id w:val="1226862256"/>
            </w:sdtPr>
            <w:sdtContent/>
          </w:sdt>
        </w:p>
      </w:sdtContent>
    </w:sdt>
    <w:sdt>
      <w:sdtPr>
        <w:tag w:val="goog_rdk_148"/>
        <w:id w:val="1942661674"/>
      </w:sdtPr>
      <w:sdtContent>
        <w:p w14:paraId="00000076" w14:textId="77777777" w:rsidR="00622082" w:rsidRDefault="00000000">
          <w:pPr>
            <w:ind w:firstLine="720"/>
            <w:rPr>
              <w:del w:id="171" w:author="Moin Syed" w:date="2026-08-17T14:18:00Z"/>
            </w:rPr>
          </w:pPr>
          <w:sdt>
            <w:sdtPr>
              <w:tag w:val="goog_rdk_147"/>
              <w:id w:val="-1807512205"/>
            </w:sdtPr>
            <w:sdtContent>
              <w:del w:id="172" w:author="Moin Syed" w:date="2026-08-17T14:18:00Z">
                <w:r>
                  <w:rPr>
                    <w:i/>
                    <w:iCs/>
                  </w:rPr>
                  <w:delText xml:space="preserve">Journal </w:delText>
                </w:r>
                <w:r>
                  <w:delText>- the companion articles must be selected from the same journal as the Registered Report.</w:delText>
                </w:r>
              </w:del>
            </w:sdtContent>
          </w:sdt>
        </w:p>
      </w:sdtContent>
    </w:sdt>
    <w:sdt>
      <w:sdtPr>
        <w:tag w:val="goog_rdk_150"/>
        <w:id w:val="-1552193316"/>
      </w:sdtPr>
      <w:sdtContent>
        <w:p w14:paraId="00000077" w14:textId="77777777" w:rsidR="00622082" w:rsidRDefault="00000000">
          <w:pPr>
            <w:rPr>
              <w:del w:id="173" w:author="Moin Syed" w:date="2026-08-17T14:18:00Z"/>
              <w:i/>
              <w:iCs/>
            </w:rPr>
          </w:pPr>
          <w:sdt>
            <w:sdtPr>
              <w:tag w:val="goog_rdk_149"/>
              <w:id w:val="1005224861"/>
            </w:sdtPr>
            <w:sdtContent/>
          </w:sdt>
        </w:p>
      </w:sdtContent>
    </w:sdt>
    <w:sdt>
      <w:sdtPr>
        <w:tag w:val="goog_rdk_152"/>
        <w:id w:val="1850931134"/>
      </w:sdtPr>
      <w:sdtContent>
        <w:p w14:paraId="00000078" w14:textId="77777777" w:rsidR="00622082" w:rsidRDefault="00000000">
          <w:pPr>
            <w:ind w:firstLine="720"/>
            <w:rPr>
              <w:del w:id="174" w:author="Moin Syed" w:date="2026-08-17T14:18:00Z"/>
            </w:rPr>
          </w:pPr>
          <w:sdt>
            <w:sdtPr>
              <w:tag w:val="goog_rdk_151"/>
              <w:id w:val="65054724"/>
            </w:sdtPr>
            <w:sdtContent>
              <w:del w:id="175" w:author="Moin Syed" w:date="2026-08-17T14:18:00Z">
                <w:r>
                  <w:rPr>
                    <w:i/>
                    <w:iCs/>
                  </w:rPr>
                  <w:delText xml:space="preserve">Timeframe </w:delText>
                </w:r>
                <w:r>
                  <w:delText xml:space="preserve">- The companion articles should be selected from the same issue as the Registered Report. If no companion article is available in the same issue, we will examine the prior issue. If none is available in the prior issue, we will examine the subsequent issue. We will continue this process of alternately looking through the next prior and subsequent issues until a companion is identified that was published in the same year as the Registered Report. </w:delText>
                </w:r>
              </w:del>
            </w:sdtContent>
          </w:sdt>
        </w:p>
      </w:sdtContent>
    </w:sdt>
    <w:sdt>
      <w:sdtPr>
        <w:tag w:val="goog_rdk_154"/>
        <w:id w:val="472557466"/>
      </w:sdtPr>
      <w:sdtContent>
        <w:p w14:paraId="00000079" w14:textId="77777777" w:rsidR="00622082" w:rsidRDefault="00000000" w:rsidP="008C4CC3">
          <w:pPr>
            <w:ind w:firstLine="720"/>
            <w:rPr>
              <w:del w:id="176" w:author="Moin Syed" w:date="2026-08-17T14:18:00Z"/>
            </w:rPr>
          </w:pPr>
          <w:sdt>
            <w:sdtPr>
              <w:tag w:val="goog_rdk_153"/>
              <w:id w:val="-1593951215"/>
            </w:sdtPr>
            <w:sdtContent/>
          </w:sdt>
        </w:p>
      </w:sdtContent>
    </w:sdt>
    <w:sdt>
      <w:sdtPr>
        <w:tag w:val="goog_rdk_156"/>
        <w:id w:val="-16872624"/>
      </w:sdtPr>
      <w:sdtContent>
        <w:p w14:paraId="0000007A" w14:textId="77777777" w:rsidR="00622082" w:rsidRDefault="00000000">
          <w:pPr>
            <w:ind w:firstLine="720"/>
            <w:rPr>
              <w:del w:id="177" w:author="Moin Syed" w:date="2026-08-17T14:18:00Z"/>
            </w:rPr>
          </w:pPr>
          <w:sdt>
            <w:sdtPr>
              <w:tag w:val="goog_rdk_155"/>
              <w:id w:val="-169711406"/>
            </w:sdtPr>
            <w:sdtContent>
              <w:del w:id="178" w:author="Moin Syed" w:date="2026-08-17T14:18:00Z">
                <w:r>
                  <w:rPr>
                    <w:i/>
                    <w:iCs/>
                  </w:rPr>
                  <w:delText xml:space="preserve">Topic </w:delText>
                </w:r>
                <w:r>
                  <w:delText xml:space="preserve">- The companion articles should generally be the same substantive topic of the Registered Report, broadly conceived. </w:delText>
                </w:r>
                <w:r>
                  <w:rPr>
                    <w:i/>
                    <w:iCs/>
                  </w:rPr>
                  <w:delText xml:space="preserve">Topic </w:delText>
                </w:r>
                <w:r>
                  <w:delText xml:space="preserve">will be coded as 1 - very similar (e.g., both focused on risk factors related to depression), 2 - mostly similar (e.g., both focused on risk factors for psychopathology), or 3 - somewhat similar (e.g., both are related to psychopathology). Ideally, all included articles would have a rating of 1 or 2, but 3s will be acceptable if needed to ensure that we select articles published in the same year as the Registered Report. </w:delText>
                </w:r>
              </w:del>
            </w:sdtContent>
          </w:sdt>
        </w:p>
      </w:sdtContent>
    </w:sdt>
    <w:sdt>
      <w:sdtPr>
        <w:tag w:val="goog_rdk_158"/>
        <w:id w:val="-2043773251"/>
      </w:sdtPr>
      <w:sdtContent>
        <w:p w14:paraId="0000007B" w14:textId="14846485" w:rsidR="00622082" w:rsidRDefault="00000000" w:rsidP="008C4CC3">
          <w:pPr>
            <w:ind w:firstLine="720"/>
            <w:rPr>
              <w:del w:id="179" w:author="Moin Syed" w:date="2026-08-17T14:18:00Z"/>
            </w:rPr>
          </w:pPr>
          <w:sdt>
            <w:sdtPr>
              <w:tag w:val="goog_rdk_157"/>
              <w:id w:val="-1931488031"/>
              <w:showingPlcHdr/>
            </w:sdtPr>
            <w:sdtContent>
              <w:r w:rsidR="0034356F">
                <w:t xml:space="preserve">     </w:t>
              </w:r>
            </w:sdtContent>
          </w:sdt>
        </w:p>
      </w:sdtContent>
    </w:sdt>
    <w:sdt>
      <w:sdtPr>
        <w:tag w:val="goog_rdk_160"/>
        <w:id w:val="2113091752"/>
      </w:sdtPr>
      <w:sdtContent>
        <w:p w14:paraId="0000007C" w14:textId="77777777" w:rsidR="00622082" w:rsidRDefault="00000000">
          <w:pPr>
            <w:ind w:firstLine="720"/>
            <w:rPr>
              <w:del w:id="180" w:author="Moin Syed" w:date="2026-08-17T14:18:00Z"/>
            </w:rPr>
          </w:pPr>
          <w:sdt>
            <w:sdtPr>
              <w:tag w:val="goog_rdk_159"/>
              <w:id w:val="1963647204"/>
            </w:sdtPr>
            <w:sdtContent>
              <w:del w:id="181" w:author="Moin Syed" w:date="2026-08-17T14:18:00Z">
                <w:r>
                  <w:rPr>
                    <w:i/>
                    <w:iCs/>
                  </w:rPr>
                  <w:delText xml:space="preserve">Design </w:delText>
                </w:r>
                <w:r>
                  <w:delText xml:space="preserve">- The companion articles should generally be the same design, for example experimental, intervention, observational, or longitudinal. </w:delText>
                </w:r>
                <w:r>
                  <w:rPr>
                    <w:i/>
                    <w:iCs/>
                  </w:rPr>
                  <w:delText xml:space="preserve">Design </w:delText>
                </w:r>
                <w:r>
                  <w:delText>will be coded as 1 - very similar, 2 - somewhat similar, or 3 - not similar. Ideally, all included articles would have a rating of 1 or 2, but 3s will be acceptable if needed to ensure that we select articles published in the same year as the Registered Report.</w:delText>
                </w:r>
              </w:del>
            </w:sdtContent>
          </w:sdt>
        </w:p>
      </w:sdtContent>
    </w:sdt>
    <w:sdt>
      <w:sdtPr>
        <w:tag w:val="goog_rdk_162"/>
        <w:id w:val="1742540222"/>
      </w:sdtPr>
      <w:sdtContent>
        <w:p w14:paraId="0000007D" w14:textId="77777777" w:rsidR="00622082" w:rsidRDefault="00000000" w:rsidP="008C4CC3">
          <w:pPr>
            <w:ind w:firstLine="720"/>
            <w:rPr>
              <w:del w:id="182" w:author="Moin Syed" w:date="2026-08-17T14:18:00Z"/>
            </w:rPr>
          </w:pPr>
          <w:sdt>
            <w:sdtPr>
              <w:tag w:val="goog_rdk_161"/>
              <w:id w:val="-2147365163"/>
            </w:sdtPr>
            <w:sdtContent/>
          </w:sdt>
        </w:p>
      </w:sdtContent>
    </w:sdt>
    <w:p w14:paraId="0000007E" w14:textId="77777777" w:rsidR="00622082" w:rsidRDefault="00000000">
      <w:pPr>
        <w:rPr>
          <w:b/>
          <w:bCs/>
        </w:rPr>
      </w:pPr>
      <w:r>
        <w:rPr>
          <w:b/>
          <w:bCs/>
        </w:rPr>
        <w:t>Exploratory Article Selection Process</w:t>
      </w:r>
    </w:p>
    <w:p w14:paraId="0000007F" w14:textId="77777777" w:rsidR="00622082" w:rsidRDefault="00622082"/>
    <w:p w14:paraId="00000080" w14:textId="77777777" w:rsidR="00622082" w:rsidRDefault="00000000">
      <w:pPr>
        <w:ind w:firstLine="720"/>
      </w:pPr>
      <w:r>
        <w:t xml:space="preserve">We </w:t>
      </w:r>
      <w:sdt>
        <w:sdtPr>
          <w:tag w:val="goog_rdk_163"/>
          <w:id w:val="-1520905197"/>
        </w:sdtPr>
        <w:sdtContent>
          <w:del w:id="183" w:author="Moin Syed" w:date="2026-08-17T14:18:00Z">
            <w:r>
              <w:delText xml:space="preserve">will </w:delText>
            </w:r>
          </w:del>
        </w:sdtContent>
      </w:sdt>
      <w:r>
        <w:t xml:space="preserve">include </w:t>
      </w:r>
      <w:sdt>
        <w:sdtPr>
          <w:tag w:val="goog_rdk_164"/>
          <w:id w:val="-210451122"/>
        </w:sdtPr>
        <w:sdtContent>
          <w:del w:id="184" w:author="Moin Syed" w:date="2026-08-17T14:19:00Z">
            <w:r>
              <w:delText xml:space="preserve">three </w:delText>
            </w:r>
          </w:del>
        </w:sdtContent>
      </w:sdt>
      <w:sdt>
        <w:sdtPr>
          <w:tag w:val="goog_rdk_165"/>
          <w:id w:val="-1139493572"/>
        </w:sdtPr>
        <w:sdtContent>
          <w:ins w:id="185" w:author="Moin Syed" w:date="2026-08-17T14:19:00Z">
            <w:r>
              <w:t xml:space="preserve">two </w:t>
            </w:r>
          </w:ins>
        </w:sdtContent>
      </w:sdt>
      <w:r>
        <w:t>additional sets of articles for exploratory analyses and assessments of generalizability:</w:t>
      </w:r>
    </w:p>
    <w:p w14:paraId="00000081" w14:textId="77777777" w:rsidR="00622082" w:rsidRDefault="00622082">
      <w:pPr>
        <w:ind w:firstLine="720"/>
      </w:pPr>
    </w:p>
    <w:p w14:paraId="00000082" w14:textId="77777777" w:rsidR="00622082" w:rsidRDefault="00000000">
      <w:pPr>
        <w:ind w:firstLine="720"/>
      </w:pPr>
      <w:r>
        <w:t xml:space="preserve">First, an additional group of </w:t>
      </w:r>
      <w:sdt>
        <w:sdtPr>
          <w:tag w:val="goog_rdk_166"/>
          <w:id w:val="-222707147"/>
        </w:sdtPr>
        <w:sdtContent>
          <w:del w:id="186" w:author="Moin Syed" w:date="2026-08-17T14:19:00Z">
            <w:r>
              <w:delText xml:space="preserve">100 </w:delText>
            </w:r>
          </w:del>
        </w:sdtContent>
      </w:sdt>
      <w:sdt>
        <w:sdtPr>
          <w:tag w:val="goog_rdk_167"/>
          <w:id w:val="-1378877325"/>
        </w:sdtPr>
        <w:sdtContent>
          <w:ins w:id="187" w:author="Moin Syed" w:date="2026-08-17T14:19:00Z">
            <w:r>
              <w:t xml:space="preserve">82 </w:t>
            </w:r>
          </w:ins>
        </w:sdtContent>
      </w:sdt>
      <w:r>
        <w:t xml:space="preserve">traditional articles published in 2010 </w:t>
      </w:r>
      <w:sdt>
        <w:sdtPr>
          <w:tag w:val="goog_rdk_168"/>
          <w:id w:val="2019913403"/>
        </w:sdtPr>
        <w:sdtContent>
          <w:del w:id="188" w:author="Moin Syed" w:date="2026-08-17T14:19:00Z">
            <w:r>
              <w:delText xml:space="preserve">will be </w:delText>
            </w:r>
          </w:del>
        </w:sdtContent>
      </w:sdt>
      <w:sdt>
        <w:sdtPr>
          <w:tag w:val="goog_rdk_169"/>
          <w:id w:val="-1156492246"/>
        </w:sdtPr>
        <w:sdtContent>
          <w:ins w:id="189" w:author="Moin Syed" w:date="2026-08-17T14:19:00Z">
            <w:r>
              <w:t xml:space="preserve">were </w:t>
            </w:r>
          </w:ins>
        </w:sdtContent>
      </w:sdt>
      <w:r>
        <w:t xml:space="preserve">selected from the same journals as the Registered Reports. Starting with the first issue published in 2010, we </w:t>
      </w:r>
      <w:sdt>
        <w:sdtPr>
          <w:tag w:val="goog_rdk_170"/>
          <w:id w:val="-310842457"/>
        </w:sdtPr>
        <w:sdtContent>
          <w:del w:id="190" w:author="Moin Syed" w:date="2026-08-17T14:19:00Z">
            <w:r>
              <w:delText xml:space="preserve">will identify </w:delText>
            </w:r>
          </w:del>
        </w:sdtContent>
      </w:sdt>
      <w:sdt>
        <w:sdtPr>
          <w:tag w:val="goog_rdk_171"/>
          <w:id w:val="442558795"/>
        </w:sdtPr>
        <w:sdtContent>
          <w:ins w:id="191" w:author="Moin Syed" w:date="2026-08-17T14:19:00Z">
            <w:r>
              <w:t xml:space="preserve">identified </w:t>
            </w:r>
          </w:ins>
        </w:sdtContent>
      </w:sdt>
      <w:r>
        <w:t xml:space="preserve">an empirical article that </w:t>
      </w:r>
      <w:sdt>
        <w:sdtPr>
          <w:tag w:val="goog_rdk_172"/>
          <w:id w:val="1608355218"/>
        </w:sdtPr>
        <w:sdtContent>
          <w:del w:id="192" w:author="Moin Syed" w:date="2026-08-17T14:19:00Z">
            <w:r>
              <w:delText xml:space="preserve">matches </w:delText>
            </w:r>
          </w:del>
        </w:sdtContent>
      </w:sdt>
      <w:sdt>
        <w:sdtPr>
          <w:tag w:val="goog_rdk_173"/>
          <w:id w:val="1551633838"/>
        </w:sdtPr>
        <w:sdtContent>
          <w:ins w:id="193" w:author="Moin Syed" w:date="2026-08-17T14:19:00Z">
            <w:r>
              <w:t xml:space="preserve">matched </w:t>
            </w:r>
          </w:ins>
        </w:sdtContent>
      </w:sdt>
      <w:r>
        <w:t xml:space="preserve">the previously selected companion traditional articles </w:t>
      </w:r>
      <w:sdt>
        <w:sdtPr>
          <w:tag w:val="goog_rdk_174"/>
          <w:id w:val="1238356426"/>
        </w:sdtPr>
        <w:sdtContent>
          <w:del w:id="194" w:author="Moin Syed" w:date="2026-08-17T14:19:00Z">
            <w:r>
              <w:delText xml:space="preserve">based on </w:delText>
            </w:r>
            <w:r>
              <w:rPr>
                <w:i/>
                <w:iCs/>
              </w:rPr>
              <w:delText xml:space="preserve">Topic </w:delText>
            </w:r>
            <w:r>
              <w:delText xml:space="preserve">and </w:delText>
            </w:r>
            <w:r>
              <w:rPr>
                <w:i/>
                <w:iCs/>
              </w:rPr>
              <w:delText>Design</w:delText>
            </w:r>
            <w:r>
              <w:delText xml:space="preserve">, using the same criteria described above. The selected articles must have a score of at least 2 for each of </w:delText>
            </w:r>
            <w:r>
              <w:rPr>
                <w:i/>
                <w:iCs/>
              </w:rPr>
              <w:delText xml:space="preserve">Topic </w:delText>
            </w:r>
            <w:r>
              <w:delText xml:space="preserve">and </w:delText>
            </w:r>
            <w:r>
              <w:rPr>
                <w:i/>
                <w:iCs/>
              </w:rPr>
              <w:delText>Design</w:delText>
            </w:r>
            <w:r>
              <w:delText xml:space="preserve"> to be included.</w:delText>
            </w:r>
          </w:del>
        </w:sdtContent>
      </w:sdt>
      <w:sdt>
        <w:sdtPr>
          <w:tag w:val="goog_rdk_175"/>
          <w:id w:val="-1135551835"/>
        </w:sdtPr>
        <w:sdtContent>
          <w:ins w:id="195" w:author="Moin Syed" w:date="2026-08-17T14:19:00Z">
            <w:r>
              <w:t>as close as possible. Our plan was to include 100 articles in this category to align with the focal article set, but three journals (</w:t>
            </w:r>
          </w:ins>
          <w:sdt>
            <w:sdtPr>
              <w:tag w:val="goog_rdk_176"/>
              <w:id w:val="414917301"/>
            </w:sdtPr>
            <w:sdtContent>
              <w:ins w:id="196" w:author="Moin Syed" w:date="2026-08-17T14:19:00Z">
                <w:r w:rsidRPr="008C4CC3">
                  <w:rPr>
                    <w:i/>
                    <w:iCs/>
                  </w:rPr>
                  <w:t>Collabra: Psychology</w:t>
                </w:r>
              </w:ins>
            </w:sdtContent>
          </w:sdt>
          <w:ins w:id="197" w:author="Moin Syed" w:date="2026-08-17T14:19:00Z">
            <w:r>
              <w:t xml:space="preserve">, </w:t>
            </w:r>
          </w:ins>
          <w:customXmlInsRangeStart w:id="198" w:author="Moin Syed" w:date="2026-08-17T14:19:00Z"/>
          <w:sdt>
            <w:sdtPr>
              <w:tag w:val="goog_rdk_177"/>
              <w:id w:val="1413651148"/>
            </w:sdtPr>
            <w:sdtContent>
              <w:customXmlInsRangeEnd w:id="198"/>
              <w:ins w:id="199" w:author="Moin Syed" w:date="2026-08-17T14:19:00Z">
                <w:r w:rsidRPr="008C4CC3">
                  <w:rPr>
                    <w:i/>
                    <w:iCs/>
                  </w:rPr>
                  <w:t>Cognitive Research: Principles and Implication</w:t>
                </w:r>
              </w:ins>
              <w:customXmlInsRangeStart w:id="200" w:author="Moin Syed" w:date="2026-08-17T14:19:00Z"/>
            </w:sdtContent>
          </w:sdt>
          <w:customXmlInsRangeEnd w:id="200"/>
          <w:ins w:id="201" w:author="Moin Syed" w:date="2026-08-17T14:19:00Z">
            <w:r>
              <w:t xml:space="preserve">, and </w:t>
            </w:r>
          </w:ins>
          <w:customXmlInsRangeStart w:id="202" w:author="Moin Syed" w:date="2026-08-17T14:19:00Z"/>
          <w:sdt>
            <w:sdtPr>
              <w:tag w:val="goog_rdk_178"/>
              <w:id w:val="1304296255"/>
            </w:sdtPr>
            <w:sdtContent>
              <w:customXmlInsRangeEnd w:id="202"/>
              <w:ins w:id="203" w:author="Moin Syed" w:date="2026-08-17T14:19:00Z">
                <w:r w:rsidRPr="008C4CC3">
                  <w:rPr>
                    <w:i/>
                    <w:iCs/>
                  </w:rPr>
                  <w:t>Nature Human Behavior</w:t>
                </w:r>
              </w:ins>
              <w:customXmlInsRangeStart w:id="204" w:author="Moin Syed" w:date="2026-08-17T14:19:00Z"/>
            </w:sdtContent>
          </w:sdt>
          <w:customXmlInsRangeEnd w:id="204"/>
          <w:ins w:id="205" w:author="Moin Syed" w:date="2026-08-17T14:19:00Z">
            <w:r>
              <w:t xml:space="preserve">) did not exist in 2010, so no matches were possible. </w:t>
            </w:r>
          </w:ins>
        </w:sdtContent>
      </w:sdt>
      <w:sdt>
        <w:sdtPr>
          <w:tag w:val="goog_rdk_179"/>
          <w:id w:val="1699386057"/>
        </w:sdtPr>
        <w:sdtContent>
          <w:del w:id="206" w:author="Moin Syed" w:date="2026-08-17T14:25:00Z">
            <w:r>
              <w:delText xml:space="preserve">   </w:delText>
            </w:r>
          </w:del>
        </w:sdtContent>
      </w:sdt>
    </w:p>
    <w:sdt>
      <w:sdtPr>
        <w:tag w:val="goog_rdk_182"/>
        <w:id w:val="1447978374"/>
      </w:sdtPr>
      <w:sdtContent>
        <w:p w14:paraId="00000083" w14:textId="77777777" w:rsidR="00622082" w:rsidRDefault="00000000">
          <w:pPr>
            <w:rPr>
              <w:del w:id="207" w:author="Moin Syed" w:date="2026-08-18T09:48:00Z"/>
            </w:rPr>
          </w:pPr>
          <w:sdt>
            <w:sdtPr>
              <w:tag w:val="goog_rdk_181"/>
              <w:id w:val="1703944191"/>
            </w:sdtPr>
            <w:sdtContent/>
          </w:sdt>
        </w:p>
      </w:sdtContent>
    </w:sdt>
    <w:sdt>
      <w:sdtPr>
        <w:tag w:val="goog_rdk_184"/>
        <w:id w:val="34943193"/>
      </w:sdtPr>
      <w:sdtContent>
        <w:p w14:paraId="00000084" w14:textId="77777777" w:rsidR="00622082" w:rsidRDefault="00000000">
          <w:pPr>
            <w:rPr>
              <w:del w:id="208" w:author="Moin Syed" w:date="2026-08-18T09:48:00Z"/>
            </w:rPr>
          </w:pPr>
          <w:sdt>
            <w:sdtPr>
              <w:tag w:val="goog_rdk_183"/>
              <w:id w:val="233388516"/>
            </w:sdtPr>
            <w:sdtContent>
              <w:del w:id="209" w:author="Moin Syed" w:date="2026-08-18T09:48:00Z">
                <w:r>
                  <w:tab/>
                  <w:delText xml:space="preserve">Second, although Registered Reports that include a mix of registered and non-registered studies are excluded from the primary analyses, all articles coded as these “partial” Registered Reports will be coded separately at the study level, using the same coding process as the primary analyses, to determine any possible within-article variations in exploratory research based on study type. This analysis will only be based on Registered Reports, and thus inferences will be limited to that context. Because these articles will be identified through the coding process, the sample size is unknown. </w:delText>
                </w:r>
              </w:del>
            </w:sdtContent>
          </w:sdt>
        </w:p>
      </w:sdtContent>
    </w:sdt>
    <w:p w14:paraId="00000085" w14:textId="77777777" w:rsidR="00622082" w:rsidRDefault="00622082"/>
    <w:p w14:paraId="00000086" w14:textId="441C6B1D" w:rsidR="00622082" w:rsidRDefault="00000000">
      <w:r>
        <w:tab/>
      </w:r>
      <w:sdt>
        <w:sdtPr>
          <w:tag w:val="goog_rdk_185"/>
          <w:id w:val="781463216"/>
        </w:sdtPr>
        <w:sdtContent>
          <w:del w:id="210" w:author="Moin Syed" w:date="2026-08-17T14:26:00Z">
            <w:r>
              <w:delText>Third</w:delText>
            </w:r>
          </w:del>
        </w:sdtContent>
      </w:sdt>
      <w:sdt>
        <w:sdtPr>
          <w:tag w:val="goog_rdk_186"/>
          <w:id w:val="-577500621"/>
        </w:sdtPr>
        <w:sdtContent>
          <w:ins w:id="211" w:author="Moin Syed" w:date="2026-08-17T14:26:00Z">
            <w:r>
              <w:t>Second</w:t>
            </w:r>
          </w:ins>
        </w:sdtContent>
      </w:sdt>
      <w:r>
        <w:t xml:space="preserve">, to assess the implications of using journals that publish Registered Reports as our starting point for article selection, we </w:t>
      </w:r>
      <w:sdt>
        <w:sdtPr>
          <w:tag w:val="goog_rdk_187"/>
          <w:id w:val="-1654832589"/>
        </w:sdtPr>
        <w:sdtContent>
          <w:del w:id="212" w:author="Moin Syed" w:date="2026-08-17T14:26:00Z">
            <w:r>
              <w:delText xml:space="preserve">will </w:delText>
            </w:r>
          </w:del>
        </w:sdtContent>
      </w:sdt>
      <w:r>
        <w:t>select</w:t>
      </w:r>
      <w:sdt>
        <w:sdtPr>
          <w:tag w:val="goog_rdk_188"/>
          <w:id w:val="181454295"/>
        </w:sdtPr>
        <w:sdtContent>
          <w:ins w:id="213" w:author="Moin Syed" w:date="2026-08-17T14:26:00Z">
            <w:r>
              <w:t>ed</w:t>
            </w:r>
          </w:ins>
        </w:sdtContent>
      </w:sdt>
      <w:r>
        <w:t xml:space="preserve"> an additional sample (</w:t>
      </w:r>
      <w:r>
        <w:rPr>
          <w:i/>
          <w:iCs/>
        </w:rPr>
        <w:t>n</w:t>
      </w:r>
      <w:r>
        <w:t xml:space="preserve"> = </w:t>
      </w:r>
      <w:sdt>
        <w:sdtPr>
          <w:tag w:val="goog_rdk_189"/>
          <w:id w:val="-1731652848"/>
        </w:sdtPr>
        <w:sdtContent>
          <w:del w:id="214" w:author="Moin Syed" w:date="2026-08-17T14:26:00Z">
            <w:r>
              <w:delText>25</w:delText>
            </w:r>
          </w:del>
        </w:sdtContent>
      </w:sdt>
      <w:sdt>
        <w:sdtPr>
          <w:tag w:val="goog_rdk_190"/>
          <w:id w:val="-882104065"/>
        </w:sdtPr>
        <w:sdtContent>
          <w:ins w:id="215" w:author="Moin Syed" w:date="2026-08-17T14:26:00Z">
            <w:r>
              <w:t>30</w:t>
            </w:r>
          </w:ins>
        </w:sdtContent>
      </w:sdt>
      <w:r>
        <w:t xml:space="preserve">) of traditional articles from journals that do not publish Registered Reports. These journals </w:t>
      </w:r>
      <w:sdt>
        <w:sdtPr>
          <w:tag w:val="goog_rdk_191"/>
          <w:id w:val="677930646"/>
        </w:sdtPr>
        <w:sdtContent>
          <w:del w:id="216" w:author="Moin Syed" w:date="2026-08-17T14:26:00Z">
            <w:r>
              <w:delText>will be</w:delText>
            </w:r>
          </w:del>
        </w:sdtContent>
      </w:sdt>
      <w:sdt>
        <w:sdtPr>
          <w:tag w:val="goog_rdk_192"/>
          <w:id w:val="-1833780401"/>
        </w:sdtPr>
        <w:sdtContent>
          <w:ins w:id="217" w:author="Moin Syed" w:date="2026-08-17T14:26:00Z">
            <w:r>
              <w:t>were</w:t>
            </w:r>
          </w:ins>
        </w:sdtContent>
      </w:sdt>
      <w:r>
        <w:t xml:space="preserve"> selected from the Clarivate Journal Citation Report, prioritizing journals with the closest journal impact factor within the same category to the target journal </w:t>
      </w:r>
      <w:proofErr w:type="gramStart"/>
      <w:r>
        <w:t>as a way to</w:t>
      </w:r>
      <w:proofErr w:type="gramEnd"/>
      <w:r>
        <w:t xml:space="preserve"> match scope</w:t>
      </w:r>
      <w:r w:rsidR="004C5649">
        <w:t xml:space="preserve"> (see </w:t>
      </w:r>
      <w:hyperlink r:id="rId22">
        <w:r w:rsidR="004C5649">
          <w:rPr>
            <w:color w:val="1155CC"/>
            <w:u w:val="single"/>
          </w:rPr>
          <w:t>https://osf.io/4vbtq/</w:t>
        </w:r>
      </w:hyperlink>
      <w:r w:rsidR="004C5649">
        <w:t>)</w:t>
      </w:r>
      <w:sdt>
        <w:sdtPr>
          <w:tag w:val="goog_rdk_193"/>
          <w:id w:val="-1739385466"/>
        </w:sdtPr>
        <w:sdtContent/>
      </w:sdt>
      <w:r>
        <w:t xml:space="preserve">. </w:t>
      </w:r>
      <w:sdt>
        <w:sdtPr>
          <w:tag w:val="goog_rdk_194"/>
          <w:id w:val="1583061810"/>
        </w:sdtPr>
        <w:sdtContent>
          <w:ins w:id="218" w:author="Moin Syed" w:date="2026-08-17T14:26:00Z">
            <w:r>
              <w:t xml:space="preserve">The first article listed alphabetically for each of the 30 journals in the primary article set was selected. </w:t>
            </w:r>
          </w:ins>
        </w:sdtContent>
      </w:sdt>
      <w:sdt>
        <w:sdtPr>
          <w:tag w:val="goog_rdk_195"/>
          <w:id w:val="-751618191"/>
        </w:sdtPr>
        <w:sdtContent>
          <w:del w:id="219" w:author="Moin Syed" w:date="2026-08-17T14:26:00Z">
            <w:r>
              <w:delText xml:space="preserve">Once the journals are selected, a random sample of 25 of the 100 traditional articles in the primary set will be selected. </w:delText>
            </w:r>
          </w:del>
        </w:sdtContent>
      </w:sdt>
      <w:r>
        <w:t xml:space="preserve">These </w:t>
      </w:r>
      <w:sdt>
        <w:sdtPr>
          <w:tag w:val="goog_rdk_196"/>
          <w:id w:val="1614821988"/>
        </w:sdtPr>
        <w:sdtContent>
          <w:del w:id="220" w:author="Moin Syed" w:date="2026-08-17T14:27:00Z">
            <w:r>
              <w:delText xml:space="preserve">25 </w:delText>
            </w:r>
          </w:del>
        </w:sdtContent>
      </w:sdt>
      <w:sdt>
        <w:sdtPr>
          <w:tag w:val="goog_rdk_197"/>
          <w:id w:val="595883894"/>
        </w:sdtPr>
        <w:sdtContent>
          <w:ins w:id="221" w:author="Moin Syed" w:date="2026-08-17T14:27:00Z">
            <w:r>
              <w:t xml:space="preserve">30 </w:t>
            </w:r>
          </w:ins>
        </w:sdtContent>
      </w:sdt>
      <w:r>
        <w:t xml:space="preserve">articles </w:t>
      </w:r>
      <w:sdt>
        <w:sdtPr>
          <w:tag w:val="goog_rdk_198"/>
          <w:id w:val="1042962775"/>
        </w:sdtPr>
        <w:sdtContent>
          <w:del w:id="222" w:author="Moin Syed" w:date="2026-08-17T14:27:00Z">
            <w:r>
              <w:delText>will be</w:delText>
            </w:r>
          </w:del>
        </w:sdtContent>
      </w:sdt>
      <w:sdt>
        <w:sdtPr>
          <w:tag w:val="goog_rdk_199"/>
          <w:id w:val="1515653098"/>
        </w:sdtPr>
        <w:sdtContent>
          <w:ins w:id="223" w:author="Moin Syed" w:date="2026-08-17T14:27:00Z">
            <w:r>
              <w:t>were</w:t>
            </w:r>
          </w:ins>
        </w:sdtContent>
      </w:sdt>
      <w:r>
        <w:t xml:space="preserve"> the basis for finding a match in non-Registered Report journals, based on the criteria for matches described above.  </w:t>
      </w:r>
    </w:p>
    <w:p w14:paraId="00000087" w14:textId="77777777" w:rsidR="00622082" w:rsidRDefault="00622082"/>
    <w:p w14:paraId="00000088" w14:textId="77777777" w:rsidR="00622082" w:rsidRDefault="00000000">
      <w:pPr>
        <w:rPr>
          <w:b/>
          <w:bCs/>
        </w:rPr>
      </w:pPr>
      <w:r>
        <w:rPr>
          <w:b/>
          <w:bCs/>
        </w:rPr>
        <w:t>Analysis of Journal Guidelines</w:t>
      </w:r>
    </w:p>
    <w:p w14:paraId="00000089" w14:textId="77777777" w:rsidR="00622082" w:rsidRDefault="00622082"/>
    <w:p w14:paraId="0000008A" w14:textId="7315A8A8" w:rsidR="00622082" w:rsidRDefault="00000000">
      <w:r>
        <w:tab/>
        <w:t>Journals differ greatly in both policies and practices related to open science, including standards for clearly and accurately labeling exploratory and confirmatory research</w:t>
      </w:r>
      <w:r w:rsidR="00DA7B15">
        <w:t xml:space="preserve"> </w:t>
      </w:r>
      <w:r w:rsidR="00DA7B15">
        <w:fldChar w:fldCharType="begin"/>
      </w:r>
      <w:r w:rsidR="00DA7B15">
        <w:instrText xml:space="preserve"> ADDIN ZOTERO_ITEM CSL_CITATION {"citationID":"PqafnG8e","properties":{"unsorted":false,"formattedCitation":"(Montoya et al., 2021)","plainCitation":"(Montoya et al., 2021)","noteIndex":0},"citationItems":[{"id":6262,"uris":["http://zotero.org/groups/2276830/items/LM8WWICQ"],"itemData":{"id":6262,"type":"article-journal","abstract":"Registered reports are a new publication workflow where the decision to publish is made prior to data collection and analysis and thus cannot be dependent on the outcome of the study. An increasing number of journals have adopted this new mechanism, but previous research suggests that submission rates are still relatively low. We conducted a census of journals publishing registered reports (N = 278) using independent coders to collect information from submission guidelines, with the goal of documenting journals’ early adoption of registered reports. Our results show that the majority of journals adopting registered reports are in psychology, and it typically takes about a year to publish the first registered report after adopting. Still, many journals have not published their first registered report. There is high variability in impact of journals adopting registered reports. Many journals do not include concrete information about policies that address concerns about registered reports (e.g., exploratory analysis); however, those that do typically allow these practices with some restrictions. Additionally, other open science practices are commonly encouraged or required as part of the registered report process, especially open data and materials. Overall, many journals did not include many of the fields coded by the research team, which could be a barrier to submission for some authors. Though the majority of journals allow authors to be anonymous during the review process, a sizable portion do not, which could also be a barrier to submission. We conclude with future directions and implications for authors of registered reports, journals that have already adopted registered reports, and journals that may consider adopting registered reports in the future.","container-title":"Collabra: Psychology","DOI":"10.1525/collabra.24404","ISSN":"2474-7394","issue":"1","journalAbbreviation":"Collabra: Psychology","page":"24404","source":"Silverchair","title":"Opening the door to registered reports: Census of journals publishing registered reports (2013–2020)","title-short":"Opening the door to registered reports","volume":"7","author":[{"family":"Montoya","given":"Amanda Kay"},{"family":"Krenzer","given":"William Leo Donald"},{"family":"Fossum","given":"Jessica Louise"}],"editor":[{"family":"Vazire","given":"Simine"}],"issued":{"date-parts":[["2021",6,8]]}}}],"schema":"https://github.com/citation-style-language/schema/raw/master/csl-citation.json"} </w:instrText>
      </w:r>
      <w:r w:rsidR="00DA7B15">
        <w:fldChar w:fldCharType="separate"/>
      </w:r>
      <w:r w:rsidR="00DA7B15" w:rsidRPr="00DA7B15">
        <w:t>(Montoya et al., 2021)</w:t>
      </w:r>
      <w:r w:rsidR="00DA7B15">
        <w:fldChar w:fldCharType="end"/>
      </w:r>
      <w:r>
        <w:t xml:space="preserve">. Assessing the direct impact of journal policies on article </w:t>
      </w:r>
      <w:proofErr w:type="gramStart"/>
      <w:r>
        <w:t>contents</w:t>
      </w:r>
      <w:proofErr w:type="gramEnd"/>
      <w:r>
        <w:t xml:space="preserve"> is difficult given that journal policies change over time, old policies are rarely archived, and it may not be possible to identify which articles were reviewed under specific policies. One way this </w:t>
      </w:r>
      <w:sdt>
        <w:sdtPr>
          <w:tag w:val="goog_rdk_200"/>
          <w:id w:val="-791227981"/>
        </w:sdtPr>
        <w:sdtContent>
          <w:del w:id="224" w:author="Moin Syed" w:date="2026-08-17T14:28:00Z">
            <w:r>
              <w:delText>will be</w:delText>
            </w:r>
          </w:del>
        </w:sdtContent>
      </w:sdt>
      <w:sdt>
        <w:sdtPr>
          <w:tag w:val="goog_rdk_201"/>
          <w:id w:val="-1427575827"/>
        </w:sdtPr>
        <w:sdtContent>
          <w:ins w:id="225" w:author="Moin Syed" w:date="2026-08-17T14:28:00Z">
            <w:r>
              <w:t>was</w:t>
            </w:r>
          </w:ins>
        </w:sdtContent>
      </w:sdt>
      <w:r>
        <w:t xml:space="preserve"> addressed is by accounting for clustering by journal in the analysis, as described subsequently. Additionally, we </w:t>
      </w:r>
      <w:sdt>
        <w:sdtPr>
          <w:tag w:val="goog_rdk_202"/>
          <w:id w:val="-1507784859"/>
        </w:sdtPr>
        <w:sdtContent>
          <w:del w:id="226" w:author="Moin Syed" w:date="2026-08-17T14:28:00Z">
            <w:r>
              <w:delText xml:space="preserve">will </w:delText>
            </w:r>
          </w:del>
        </w:sdtContent>
      </w:sdt>
      <w:r>
        <w:t>partially address</w:t>
      </w:r>
      <w:sdt>
        <w:sdtPr>
          <w:tag w:val="goog_rdk_203"/>
          <w:id w:val="543130610"/>
        </w:sdtPr>
        <w:sdtContent>
          <w:ins w:id="227" w:author="Moin Syed" w:date="2026-08-17T14:28:00Z">
            <w:r>
              <w:t>ed</w:t>
            </w:r>
          </w:ins>
        </w:sdtContent>
      </w:sdt>
      <w:r>
        <w:t xml:space="preserve"> the influence of journal policies by conducting an analysis of journal policies as indicated on the journal homepages in </w:t>
      </w:r>
      <w:sdt>
        <w:sdtPr>
          <w:tag w:val="goog_rdk_204"/>
          <w:id w:val="-1254878360"/>
        </w:sdtPr>
        <w:sdtContent>
          <w:del w:id="228" w:author="Moin Syed" w:date="2026-08-17T14:28:00Z">
            <w:r>
              <w:delText xml:space="preserve">June </w:delText>
            </w:r>
          </w:del>
        </w:sdtContent>
      </w:sdt>
      <w:sdt>
        <w:sdtPr>
          <w:tag w:val="goog_rdk_205"/>
          <w:id w:val="1226218095"/>
        </w:sdtPr>
        <w:sdtContent>
          <w:ins w:id="229" w:author="Moin Syed" w:date="2026-08-17T14:28:00Z">
            <w:r>
              <w:t xml:space="preserve">August </w:t>
            </w:r>
          </w:ins>
        </w:sdtContent>
      </w:sdt>
      <w:r>
        <w:t>2026 (</w:t>
      </w:r>
      <w:sdt>
        <w:sdtPr>
          <w:tag w:val="goog_rdk_206"/>
          <w:id w:val="467401240"/>
        </w:sdtPr>
        <w:sdtContent>
          <w:del w:id="230" w:author="Moin Syed" w:date="2026-08-17T14:28:00Z">
            <w:r>
              <w:delText xml:space="preserve">these will be </w:delText>
            </w:r>
          </w:del>
        </w:sdtContent>
      </w:sdt>
      <w:r>
        <w:t xml:space="preserve">archived at </w:t>
      </w:r>
      <w:hyperlink r:id="rId23">
        <w:r w:rsidR="00622082">
          <w:rPr>
            <w:color w:val="1155CC"/>
            <w:u w:val="single"/>
          </w:rPr>
          <w:t>https://osf.io/4vbtq/</w:t>
        </w:r>
      </w:hyperlink>
      <w:r>
        <w:t xml:space="preserve">). The policies </w:t>
      </w:r>
      <w:sdt>
        <w:sdtPr>
          <w:tag w:val="goog_rdk_207"/>
          <w:id w:val="-661038311"/>
        </w:sdtPr>
        <w:sdtContent>
          <w:del w:id="231" w:author="Moin Syed" w:date="2026-08-17T14:28:00Z">
            <w:r>
              <w:delText xml:space="preserve">will </w:delText>
            </w:r>
          </w:del>
        </w:sdtContent>
      </w:sdt>
      <w:sdt>
        <w:sdtPr>
          <w:tag w:val="goog_rdk_208"/>
          <w:id w:val="1659012254"/>
        </w:sdtPr>
        <w:sdtContent>
          <w:ins w:id="232" w:author="Moin Syed" w:date="2026-08-17T14:28:00Z">
            <w:r>
              <w:t>were</w:t>
            </w:r>
          </w:ins>
        </w:sdtContent>
      </w:sdt>
      <w:sdt>
        <w:sdtPr>
          <w:tag w:val="goog_rdk_209"/>
          <w:id w:val="-1716719313"/>
        </w:sdtPr>
        <w:sdtContent>
          <w:del w:id="233" w:author="Moin Syed" w:date="2026-08-17T14:28:00Z">
            <w:r>
              <w:delText>be</w:delText>
            </w:r>
          </w:del>
        </w:sdtContent>
      </w:sdt>
      <w:r>
        <w:t xml:space="preserve"> coded for </w:t>
      </w:r>
      <w:proofErr w:type="gramStart"/>
      <w:r>
        <w:t>whether or not</w:t>
      </w:r>
      <w:proofErr w:type="gramEnd"/>
      <w:r>
        <w:t xml:space="preserve"> they include</w:t>
      </w:r>
      <w:ins w:id="234" w:author="Moin Syed" w:date="2026-09-01T07:34:00Z" w16du:dateUtc="2026-09-01T12:34:00Z">
        <w:r w:rsidR="00B45EB3">
          <w:t>d</w:t>
        </w:r>
      </w:ins>
      <w:r>
        <w:t xml:space="preserve"> any guidance on distinguishing between exploratory and confirmatory analysis (required, suggested, or nothing), and whether this guidance </w:t>
      </w:r>
      <w:del w:id="235" w:author="Moin Syed" w:date="2026-09-01T07:34:00Z" w16du:dateUtc="2026-09-01T12:34:00Z">
        <w:r w:rsidDel="00B45EB3">
          <w:delText xml:space="preserve">is </w:delText>
        </w:r>
      </w:del>
      <w:ins w:id="236" w:author="Moin Syed" w:date="2026-09-01T07:34:00Z" w16du:dateUtc="2026-09-01T12:34:00Z">
        <w:r w:rsidR="00B45EB3">
          <w:t>was</w:t>
        </w:r>
        <w:r w:rsidR="00B45EB3">
          <w:t xml:space="preserve"> </w:t>
        </w:r>
      </w:ins>
      <w:r>
        <w:t xml:space="preserve">specified for Registered Reports, preregistered articles, and/or traditional articles.  </w:t>
      </w:r>
    </w:p>
    <w:p w14:paraId="0000008B" w14:textId="77777777" w:rsidR="00622082" w:rsidRDefault="00622082"/>
    <w:p w14:paraId="0000008C" w14:textId="77777777" w:rsidR="00622082" w:rsidRDefault="00000000">
      <w:pPr>
        <w:rPr>
          <w:b/>
          <w:bCs/>
        </w:rPr>
      </w:pPr>
      <w:r>
        <w:rPr>
          <w:b/>
          <w:bCs/>
        </w:rPr>
        <w:t>Article Coding</w:t>
      </w:r>
    </w:p>
    <w:p w14:paraId="0000008D" w14:textId="77777777" w:rsidR="00622082" w:rsidRDefault="00622082"/>
    <w:p w14:paraId="0000008E" w14:textId="77777777" w:rsidR="00622082" w:rsidRDefault="00000000">
      <w:r>
        <w:lastRenderedPageBreak/>
        <w:tab/>
        <w:t xml:space="preserve">The full detailed coding protocol is available at </w:t>
      </w:r>
      <w:hyperlink r:id="rId24">
        <w:r w:rsidR="00622082">
          <w:rPr>
            <w:color w:val="1155CC"/>
            <w:u w:val="single"/>
          </w:rPr>
          <w:t>https://osf.io/4vbtq/</w:t>
        </w:r>
      </w:hyperlink>
      <w:r>
        <w:t xml:space="preserve">. Here, we provide a summary of the main features of the protocol. Each article serves as the unit of analysis for coding, that is, the unit to which the coding categories </w:t>
      </w:r>
      <w:sdt>
        <w:sdtPr>
          <w:tag w:val="goog_rdk_210"/>
          <w:id w:val="-2113368456"/>
        </w:sdtPr>
        <w:sdtContent>
          <w:del w:id="237" w:author="Moin Syed" w:date="2026-08-17T14:37:00Z">
            <w:r>
              <w:delText>will be</w:delText>
            </w:r>
          </w:del>
        </w:sdtContent>
      </w:sdt>
      <w:sdt>
        <w:sdtPr>
          <w:tag w:val="goog_rdk_211"/>
          <w:id w:val="203143763"/>
        </w:sdtPr>
        <w:sdtContent>
          <w:ins w:id="238" w:author="Moin Syed" w:date="2026-08-17T14:37:00Z">
            <w:r>
              <w:t>were</w:t>
            </w:r>
          </w:ins>
        </w:sdtContent>
      </w:sdt>
      <w:r>
        <w:t xml:space="preserve"> applied.</w:t>
      </w:r>
    </w:p>
    <w:p w14:paraId="0000008F" w14:textId="77777777" w:rsidR="00622082" w:rsidRDefault="00622082"/>
    <w:p w14:paraId="00000090" w14:textId="77777777" w:rsidR="00622082" w:rsidRDefault="00000000">
      <w:pPr>
        <w:ind w:firstLine="720"/>
      </w:pPr>
      <w:r>
        <w:t xml:space="preserve">Importantly, in the current project we remain agnostic about the quality of the registrations themselves. There have been several studies indicating that registrations lack specificity and that researchers often engage in undisclosed deviations from their registrations </w:t>
      </w:r>
      <w:hyperlink r:id="rId25">
        <w:r w:rsidR="00622082">
          <w:t>(</w:t>
        </w:r>
        <w:proofErr w:type="spellStart"/>
        <w:r w:rsidR="00622082">
          <w:t>Claesen</w:t>
        </w:r>
        <w:proofErr w:type="spellEnd"/>
        <w:r w:rsidR="00622082">
          <w:t xml:space="preserve"> et al., 2021; van den Akker et al., 2023)</w:t>
        </w:r>
      </w:hyperlink>
      <w:r>
        <w:t xml:space="preserve">. These are important issues but not our concern here, as we are focused on the implications of the practice of registration regardless of how that practice is implemented, and to what degree (if any) it restricts reporting of exploratory research. </w:t>
      </w:r>
    </w:p>
    <w:p w14:paraId="00000091" w14:textId="77777777" w:rsidR="00622082" w:rsidRDefault="00622082"/>
    <w:p w14:paraId="00000092" w14:textId="77777777" w:rsidR="00622082" w:rsidRDefault="00000000">
      <w:pPr>
        <w:ind w:firstLine="720"/>
      </w:pPr>
      <w:r>
        <w:t xml:space="preserve">Each article </w:t>
      </w:r>
      <w:sdt>
        <w:sdtPr>
          <w:tag w:val="goog_rdk_212"/>
          <w:id w:val="-1813652599"/>
        </w:sdtPr>
        <w:sdtContent>
          <w:del w:id="239" w:author="Moin Syed" w:date="2026-08-17T14:37:00Z">
            <w:r>
              <w:delText>will be</w:delText>
            </w:r>
          </w:del>
        </w:sdtContent>
      </w:sdt>
      <w:sdt>
        <w:sdtPr>
          <w:tag w:val="goog_rdk_213"/>
          <w:id w:val="-1586804874"/>
        </w:sdtPr>
        <w:sdtContent>
          <w:ins w:id="240" w:author="Moin Syed" w:date="2026-08-17T14:37:00Z">
            <w:r>
              <w:t>was</w:t>
            </w:r>
          </w:ins>
        </w:sdtContent>
      </w:sdt>
      <w:r>
        <w:t xml:space="preserve"> coded for the following: </w:t>
      </w:r>
    </w:p>
    <w:p w14:paraId="00000093" w14:textId="77777777" w:rsidR="00622082" w:rsidRDefault="00622082"/>
    <w:p w14:paraId="00000094" w14:textId="77777777" w:rsidR="00622082" w:rsidRDefault="00000000">
      <w:r>
        <w:rPr>
          <w:b/>
          <w:bCs/>
          <w:i/>
          <w:iCs/>
        </w:rPr>
        <w:t>Statements of Exploratory Research</w:t>
      </w:r>
    </w:p>
    <w:p w14:paraId="00000095" w14:textId="77777777" w:rsidR="00622082" w:rsidRDefault="00622082"/>
    <w:p w14:paraId="00000096" w14:textId="77777777" w:rsidR="00622082" w:rsidRDefault="00000000">
      <w:pPr>
        <w:ind w:firstLine="720"/>
      </w:pPr>
      <w:r>
        <w:t xml:space="preserve">One of the limits of the O’Mahony </w:t>
      </w:r>
      <w:hyperlink r:id="rId26">
        <w:r w:rsidR="00622082">
          <w:t>(2023)</w:t>
        </w:r>
      </w:hyperlink>
      <w:r>
        <w:t xml:space="preserve"> study is that it did not include a clear definition of what constitutes “exploratory.” In the current project, the presence of exploratory research </w:t>
      </w:r>
      <w:sdt>
        <w:sdtPr>
          <w:tag w:val="goog_rdk_214"/>
          <w:id w:val="470208270"/>
        </w:sdtPr>
        <w:sdtContent>
          <w:del w:id="241" w:author="Moin Syed" w:date="2026-08-17T14:37:00Z">
            <w:r>
              <w:delText>will be</w:delText>
            </w:r>
          </w:del>
        </w:sdtContent>
      </w:sdt>
      <w:sdt>
        <w:sdtPr>
          <w:tag w:val="goog_rdk_215"/>
          <w:id w:val="1469487136"/>
        </w:sdtPr>
        <w:sdtContent>
          <w:ins w:id="242" w:author="Moin Syed" w:date="2026-08-17T14:37:00Z">
            <w:r>
              <w:t>was</w:t>
            </w:r>
          </w:ins>
        </w:sdtContent>
      </w:sdt>
      <w:r>
        <w:t xml:space="preserve"> coded in accordance with our definition, “any analysis that is indicated to be exploratory in nature or indicated to not be a planned test of a specific hypothesis.” We </w:t>
      </w:r>
      <w:sdt>
        <w:sdtPr>
          <w:tag w:val="goog_rdk_216"/>
          <w:id w:val="-1086288288"/>
        </w:sdtPr>
        <w:sdtContent>
          <w:del w:id="243" w:author="Moin Syed" w:date="2026-08-17T14:37:00Z">
            <w:r>
              <w:delText xml:space="preserve">will </w:delText>
            </w:r>
          </w:del>
        </w:sdtContent>
      </w:sdt>
      <w:r>
        <w:t>code</w:t>
      </w:r>
      <w:sdt>
        <w:sdtPr>
          <w:tag w:val="goog_rdk_217"/>
          <w:id w:val="-997634068"/>
        </w:sdtPr>
        <w:sdtContent>
          <w:ins w:id="244" w:author="Moin Syed" w:date="2026-08-17T14:37:00Z">
            <w:r>
              <w:t>d</w:t>
            </w:r>
          </w:ins>
        </w:sdtContent>
      </w:sdt>
      <w:r>
        <w:t xml:space="preserve"> for any explicit or implied mention of exploratory tests, exploratory analysis, unplanned analysis, or speculative analyses. “Implied” is a subjective criterion but is included here for cases where raters can determine that the analyses were exploratory absent an explicit statement. For example, if researchers state a research question, but indicate that they made no hypotheses about that question, then that would be considered exploratory even if they did not explicitly label it as such. Additionally, any tests that are labeled as robustness tests, sensitivity tests, or tests of alternative explanations, and are explicitly or implied to be exploratory or unplanned, will be coded as exploratory research. In this way, we are not limited only to direct reporting (i.e., labeling) of research as exploratory, but rather any work that can be reasonably discerned as exploratory based on the information provided in the article. </w:t>
      </w:r>
    </w:p>
    <w:p w14:paraId="00000097" w14:textId="77777777" w:rsidR="00622082" w:rsidRDefault="00622082"/>
    <w:p w14:paraId="00000098" w14:textId="36A4B0B8" w:rsidR="00622082" w:rsidRDefault="00000000">
      <w:pPr>
        <w:ind w:firstLine="720"/>
      </w:pPr>
      <w:r>
        <w:t xml:space="preserve">Importantly, not all uses of the word “explore” or “exploratory” necessarily indicate exploratory research. For example, following a hypothesized statistically significant interaction effect, authors may state that they “explored” or “probed” the interaction via simple slopes analysis. That kind of follow-up test is directly related to the hypothesis about the interaction and is conducted to gain greater clarity on the specific nature of the interaction. It also reflects the broader problem in psychology with the lack of specificity when proposing hypotheses about interaction effects </w:t>
      </w:r>
      <w:r w:rsidR="004269F8">
        <w:fldChar w:fldCharType="begin"/>
      </w:r>
      <w:r w:rsidR="004269F8">
        <w:instrText xml:space="preserve"> ADDIN ZOTERO_ITEM CSL_CITATION {"citationID":"5wyHCCp3","properties":{"unsorted":false,"formattedCitation":"(Baranger et al., 2023)","plainCitation":"(Baranger et al., 2023)","noteIndex":0},"citationItems":[{"id":12826,"uris":["http://zotero.org/groups/2276830/items/9WAE4UF6"],"itemData":{"id":12826,"type":"article-journal","abstract":"Interaction analyses (also termed “moderation” analyses or “moderated multiple regression”) are a form of linear regression analysis designed to test whether the association between two variables changes when conditioned on a third variable. It can be challenging to perform a power analysis for interactions with existing software, particularly when variables are correlated and continuous. Moreover, although power is affected by main effects, their correlation, and variable reliability, it can be unclear how to incorporate these effects into a power analysis. The R package InteractionPoweR and associated Shiny apps allow researchers with minimal or no programming experience to perform analytic and simulation-based power analyses for interactions. At minimum, these analyses require the Pearson’s correlation between variables and sample size, and additional parameters, including reliability and the number of discrete levels that a variable takes (e.g., binary or Likert scale), can optionally be specified. In this tutorial, we demonstrate how to perform power analyses using our package and give examples of how power can be affected by main effects, correlations between main effects, reliability, and variable distributions. We also include a brief discussion of how researchers may select an appropriate interaction effect size when performing a power analysis.","container-title":"Advances in Methods and Practices in Psychological Science","DOI":"10.1177/25152459231187531","ISSN":"2515-2459","issue":"3","language":"EN","page":"25152459231187531","publisher":"SAGE Publications Inc","source":"SAGE Journals","title":"Tutorial: Power Analyses for Interaction Effects in Cross-Sectional Regressions","title-short":"Tutorial","volume":"6","author":[{"family":"Baranger","given":"David A. A."},{"family":"Finsaas","given":"Megan C."},{"family":"Goldstein","given":"Brandon L."},{"family":"Vize","given":"Colin E."},{"family":"Lynam","given":"Donald R."},{"family":"Olino","given":"Thomas M."}],"issued":{"date-parts":[["2023",7,1]]}}}],"schema":"https://github.com/citation-style-language/schema/raw/master/csl-citation.json"} </w:instrText>
      </w:r>
      <w:r w:rsidR="004269F8">
        <w:fldChar w:fldCharType="separate"/>
      </w:r>
      <w:r w:rsidR="004269F8" w:rsidRPr="004269F8">
        <w:t>(Baranger et al., 2023)</w:t>
      </w:r>
      <w:r w:rsidR="004269F8">
        <w:fldChar w:fldCharType="end"/>
      </w:r>
      <w:r>
        <w:t xml:space="preserve">. An additional case that does not necessarily meet the criteria for exploratory research is the use of "exploratory factor analysis” as an analytic technique. This type of analysis is sometimes used in an exploratory way that is consistent with our </w:t>
      </w:r>
      <w:proofErr w:type="gramStart"/>
      <w:r>
        <w:t>definition, and</w:t>
      </w:r>
      <w:proofErr w:type="gramEnd"/>
      <w:r>
        <w:t xml:space="preserve"> sometimes used to test confirmatory hypotheses (despite its name). In </w:t>
      </w:r>
      <w:proofErr w:type="gramStart"/>
      <w:r>
        <w:t>both of these</w:t>
      </w:r>
      <w:proofErr w:type="gramEnd"/>
      <w:r>
        <w:t xml:space="preserve"> cases, the type of analysis could reflect exploratory research by our definition, but it will depend on the specific use in that study. Thus, the context </w:t>
      </w:r>
      <w:sdt>
        <w:sdtPr>
          <w:tag w:val="goog_rdk_218"/>
          <w:id w:val="-56005383"/>
        </w:sdtPr>
        <w:sdtContent>
          <w:del w:id="245" w:author="Moin Syed" w:date="2026-08-17T14:38:00Z">
            <w:r>
              <w:delText>will be</w:delText>
            </w:r>
          </w:del>
        </w:sdtContent>
      </w:sdt>
      <w:sdt>
        <w:sdtPr>
          <w:tag w:val="goog_rdk_219"/>
          <w:id w:val="-944780076"/>
        </w:sdtPr>
        <w:sdtContent>
          <w:ins w:id="246" w:author="Moin Syed" w:date="2026-08-17T14:38:00Z">
            <w:r>
              <w:t>was</w:t>
            </w:r>
          </w:ins>
        </w:sdtContent>
      </w:sdt>
      <w:r>
        <w:t xml:space="preserve"> </w:t>
      </w:r>
      <w:proofErr w:type="gramStart"/>
      <w:r>
        <w:t>taken into account</w:t>
      </w:r>
      <w:proofErr w:type="gramEnd"/>
      <w:r>
        <w:t xml:space="preserve"> when coding rather than simply examining the articles for keywords. </w:t>
      </w:r>
    </w:p>
    <w:p w14:paraId="00000099" w14:textId="77777777" w:rsidR="00622082" w:rsidRDefault="00622082"/>
    <w:p w14:paraId="0000009A" w14:textId="77777777" w:rsidR="00622082" w:rsidRDefault="00000000">
      <w:pPr>
        <w:ind w:firstLine="720"/>
      </w:pPr>
      <w:r>
        <w:t xml:space="preserve">All sections of each article </w:t>
      </w:r>
      <w:sdt>
        <w:sdtPr>
          <w:tag w:val="goog_rdk_220"/>
          <w:id w:val="-1909673918"/>
        </w:sdtPr>
        <w:sdtContent>
          <w:del w:id="247" w:author="Moin Syed" w:date="2026-08-17T14:38:00Z">
            <w:r>
              <w:delText>will be</w:delText>
            </w:r>
          </w:del>
        </w:sdtContent>
      </w:sdt>
      <w:sdt>
        <w:sdtPr>
          <w:tag w:val="goog_rdk_221"/>
          <w:id w:val="-2084873092"/>
        </w:sdtPr>
        <w:sdtContent>
          <w:ins w:id="248" w:author="Moin Syed" w:date="2026-08-17T14:38:00Z">
            <w:r>
              <w:t>were</w:t>
            </w:r>
          </w:ins>
        </w:sdtContent>
      </w:sdt>
      <w:r>
        <w:t xml:space="preserve"> inspected and coded for the presence of exploratory research: 1) Title; 2) Abstract; 3) the end of the Introduction section, where the researchers discuss the aims of the study; 4) Method section(s); 5) Results sections(s); and 6) the Discussion section(s). Data Analysis Plan sections are not standard in </w:t>
      </w:r>
      <w:proofErr w:type="gramStart"/>
      <w:r>
        <w:t>the literature</w:t>
      </w:r>
      <w:proofErr w:type="gramEnd"/>
      <w:r>
        <w:t xml:space="preserve">, and could constitute a separate section, a subsection of the Method or Results sections, or could be omitted altogether. They </w:t>
      </w:r>
      <w:sdt>
        <w:sdtPr>
          <w:tag w:val="goog_rdk_222"/>
          <w:id w:val="-1483865513"/>
        </w:sdtPr>
        <w:sdtContent>
          <w:del w:id="249" w:author="Moin Syed" w:date="2026-08-17T14:39:00Z">
            <w:r>
              <w:delText>will be</w:delText>
            </w:r>
          </w:del>
        </w:sdtContent>
      </w:sdt>
      <w:sdt>
        <w:sdtPr>
          <w:tag w:val="goog_rdk_223"/>
          <w:id w:val="-386334958"/>
        </w:sdtPr>
        <w:sdtContent>
          <w:ins w:id="250" w:author="Moin Syed" w:date="2026-08-17T14:39:00Z">
            <w:r>
              <w:t>were</w:t>
            </w:r>
          </w:ins>
        </w:sdtContent>
      </w:sdt>
      <w:r>
        <w:t xml:space="preserve"> </w:t>
      </w:r>
      <w:r>
        <w:lastRenderedPageBreak/>
        <w:t xml:space="preserve">coded in the section in which they appear. If it </w:t>
      </w:r>
      <w:sdt>
        <w:sdtPr>
          <w:tag w:val="goog_rdk_224"/>
          <w:id w:val="-215866832"/>
        </w:sdtPr>
        <w:sdtContent>
          <w:del w:id="251" w:author="Moin Syed" w:date="2026-08-17T14:39:00Z">
            <w:r>
              <w:delText xml:space="preserve">constitutes </w:delText>
            </w:r>
          </w:del>
        </w:sdtContent>
      </w:sdt>
      <w:sdt>
        <w:sdtPr>
          <w:tag w:val="goog_rdk_225"/>
          <w:id w:val="-1685295450"/>
        </w:sdtPr>
        <w:sdtContent>
          <w:ins w:id="252" w:author="Moin Syed" w:date="2026-08-17T14:39:00Z">
            <w:r>
              <w:t xml:space="preserve">constituted </w:t>
            </w:r>
          </w:ins>
        </w:sdtContent>
      </w:sdt>
      <w:r>
        <w:t xml:space="preserve">a separate section, then it </w:t>
      </w:r>
      <w:sdt>
        <w:sdtPr>
          <w:tag w:val="goog_rdk_226"/>
          <w:id w:val="1640475876"/>
        </w:sdtPr>
        <w:sdtContent>
          <w:del w:id="253" w:author="Moin Syed" w:date="2026-08-17T14:39:00Z">
            <w:r>
              <w:delText xml:space="preserve">will </w:delText>
            </w:r>
          </w:del>
        </w:sdtContent>
      </w:sdt>
      <w:sdt>
        <w:sdtPr>
          <w:tag w:val="goog_rdk_227"/>
          <w:id w:val="-137863974"/>
        </w:sdtPr>
        <w:sdtContent>
          <w:ins w:id="254" w:author="Moin Syed" w:date="2026-08-17T14:39:00Z">
            <w:r>
              <w:t xml:space="preserve">was </w:t>
            </w:r>
          </w:ins>
        </w:sdtContent>
      </w:sdt>
      <w:sdt>
        <w:sdtPr>
          <w:tag w:val="goog_rdk_228"/>
          <w:id w:val="822349627"/>
        </w:sdtPr>
        <w:sdtContent>
          <w:del w:id="255" w:author="Moin Syed" w:date="2026-08-17T14:39:00Z">
            <w:r>
              <w:delText xml:space="preserve">be </w:delText>
            </w:r>
          </w:del>
        </w:sdtContent>
      </w:sdt>
      <w:r>
        <w:t xml:space="preserve">considered as part of the Method section. For articles that contain multiple studies, the multiple sections that serve the same function (e.g., Results for Study 1, Results for Study 2) </w:t>
      </w:r>
      <w:sdt>
        <w:sdtPr>
          <w:tag w:val="goog_rdk_229"/>
          <w:id w:val="754457493"/>
        </w:sdtPr>
        <w:sdtContent>
          <w:del w:id="256" w:author="Moin Syed" w:date="2026-08-17T14:39:00Z">
            <w:r>
              <w:delText>will be</w:delText>
            </w:r>
          </w:del>
        </w:sdtContent>
      </w:sdt>
      <w:sdt>
        <w:sdtPr>
          <w:tag w:val="goog_rdk_230"/>
          <w:id w:val="-875171268"/>
        </w:sdtPr>
        <w:sdtContent>
          <w:ins w:id="257" w:author="Moin Syed" w:date="2026-08-17T14:39:00Z">
            <w:r>
              <w:t>were</w:t>
            </w:r>
          </w:ins>
        </w:sdtContent>
      </w:sdt>
      <w:r>
        <w:t xml:space="preserve"> treated as one, as all studies </w:t>
      </w:r>
      <w:sdt>
        <w:sdtPr>
          <w:tag w:val="goog_rdk_231"/>
          <w:id w:val="461252247"/>
        </w:sdtPr>
        <w:sdtContent>
          <w:del w:id="258" w:author="Moin Syed" w:date="2026-08-17T14:39:00Z">
            <w:r>
              <w:delText>will be</w:delText>
            </w:r>
          </w:del>
        </w:sdtContent>
      </w:sdt>
      <w:sdt>
        <w:sdtPr>
          <w:tag w:val="goog_rdk_232"/>
          <w:id w:val="-770720698"/>
        </w:sdtPr>
        <w:sdtContent>
          <w:ins w:id="259" w:author="Moin Syed" w:date="2026-08-17T14:39:00Z">
            <w:r>
              <w:t>were</w:t>
            </w:r>
          </w:ins>
        </w:sdtContent>
      </w:sdt>
      <w:r>
        <w:t xml:space="preserve"> registered or not registered. For each section, raters </w:t>
      </w:r>
      <w:sdt>
        <w:sdtPr>
          <w:tag w:val="goog_rdk_233"/>
          <w:id w:val="-915521944"/>
        </w:sdtPr>
        <w:sdtContent>
          <w:del w:id="260" w:author="Moin Syed" w:date="2026-08-17T14:39:00Z">
            <w:r>
              <w:delText xml:space="preserve">will </w:delText>
            </w:r>
          </w:del>
        </w:sdtContent>
      </w:sdt>
      <w:r>
        <w:t>code</w:t>
      </w:r>
      <w:sdt>
        <w:sdtPr>
          <w:tag w:val="goog_rdk_234"/>
          <w:id w:val="-467536394"/>
        </w:sdtPr>
        <w:sdtContent>
          <w:ins w:id="261" w:author="Moin Syed" w:date="2026-08-17T14:39:00Z">
            <w:r>
              <w:t>d</w:t>
            </w:r>
          </w:ins>
        </w:sdtContent>
      </w:sdt>
      <w:r>
        <w:t xml:space="preserve"> for the presence or absence of mentions of exploratory research. Although O’Mahony </w:t>
      </w:r>
      <w:hyperlink r:id="rId27">
        <w:r w:rsidR="00622082">
          <w:t>(2023)</w:t>
        </w:r>
      </w:hyperlink>
      <w:r>
        <w:t xml:space="preserve"> also included an “uncertain” category, our criteria </w:t>
      </w:r>
      <w:proofErr w:type="gramStart"/>
      <w:r>
        <w:t>is</w:t>
      </w:r>
      <w:proofErr w:type="gramEnd"/>
      <w:r>
        <w:t xml:space="preserve"> “explicit or implied” references to exploratory analyses, therefore articles that would potentially be coded as uncertain would not meet our coding criteria and thus </w:t>
      </w:r>
      <w:sdt>
        <w:sdtPr>
          <w:tag w:val="goog_rdk_235"/>
          <w:id w:val="-1073673545"/>
        </w:sdtPr>
        <w:sdtContent>
          <w:del w:id="262" w:author="Moin Syed" w:date="2026-08-17T14:40:00Z">
            <w:r>
              <w:delText>should be</w:delText>
            </w:r>
          </w:del>
        </w:sdtContent>
      </w:sdt>
      <w:sdt>
        <w:sdtPr>
          <w:tag w:val="goog_rdk_236"/>
          <w:id w:val="661038815"/>
        </w:sdtPr>
        <w:sdtContent>
          <w:ins w:id="263" w:author="Moin Syed" w:date="2026-08-17T14:40:00Z">
            <w:r>
              <w:t>were</w:t>
            </w:r>
          </w:ins>
        </w:sdtContent>
      </w:sdt>
      <w:r>
        <w:t xml:space="preserve"> coded as absent. </w:t>
      </w:r>
    </w:p>
    <w:p w14:paraId="0000009B" w14:textId="77777777" w:rsidR="00622082" w:rsidRDefault="00622082"/>
    <w:p w14:paraId="0000009C" w14:textId="77777777" w:rsidR="00622082" w:rsidRDefault="00000000">
      <w:r>
        <w:tab/>
        <w:t xml:space="preserve">The coding </w:t>
      </w:r>
      <w:sdt>
        <w:sdtPr>
          <w:tag w:val="goog_rdk_237"/>
          <w:id w:val="-1750435446"/>
        </w:sdtPr>
        <w:sdtContent>
          <w:del w:id="264" w:author="Moin Syed" w:date="2026-08-17T14:40:00Z">
            <w:r>
              <w:delText>will be</w:delText>
            </w:r>
          </w:del>
        </w:sdtContent>
      </w:sdt>
      <w:sdt>
        <w:sdtPr>
          <w:tag w:val="goog_rdk_238"/>
          <w:id w:val="2122056228"/>
        </w:sdtPr>
        <w:sdtContent>
          <w:ins w:id="265" w:author="Moin Syed" w:date="2026-08-17T14:40:00Z">
            <w:r>
              <w:t>was</w:t>
            </w:r>
          </w:ins>
        </w:sdtContent>
      </w:sdt>
      <w:r>
        <w:t xml:space="preserve"> used to create two indices. </w:t>
      </w:r>
      <w:r>
        <w:rPr>
          <w:i/>
          <w:iCs/>
        </w:rPr>
        <w:t xml:space="preserve">Presence </w:t>
      </w:r>
      <w:r>
        <w:t xml:space="preserve">of exploratory research </w:t>
      </w:r>
      <w:sdt>
        <w:sdtPr>
          <w:tag w:val="goog_rdk_239"/>
          <w:id w:val="-277131913"/>
        </w:sdtPr>
        <w:sdtContent>
          <w:del w:id="266" w:author="Moin Syed" w:date="2026-08-17T14:40:00Z">
            <w:r>
              <w:delText>will be</w:delText>
            </w:r>
          </w:del>
        </w:sdtContent>
      </w:sdt>
      <w:sdt>
        <w:sdtPr>
          <w:tag w:val="goog_rdk_240"/>
          <w:id w:val="1800270502"/>
        </w:sdtPr>
        <w:sdtContent>
          <w:ins w:id="267" w:author="Moin Syed" w:date="2026-08-17T14:40:00Z">
            <w:r>
              <w:t>was</w:t>
            </w:r>
          </w:ins>
        </w:sdtContent>
      </w:sdt>
      <w:r>
        <w:t xml:space="preserve"> a binary (0 = no, 1 = yes) category collapsed across the six coded sections of each article that </w:t>
      </w:r>
      <w:sdt>
        <w:sdtPr>
          <w:tag w:val="goog_rdk_241"/>
          <w:id w:val="1242139488"/>
        </w:sdtPr>
        <w:sdtContent>
          <w:del w:id="268" w:author="Moin Syed" w:date="2026-08-17T14:40:00Z">
            <w:r>
              <w:delText xml:space="preserve">will </w:delText>
            </w:r>
          </w:del>
        </w:sdtContent>
      </w:sdt>
      <w:r>
        <w:t>correspond</w:t>
      </w:r>
      <w:sdt>
        <w:sdtPr>
          <w:tag w:val="goog_rdk_242"/>
          <w:id w:val="-1840030628"/>
        </w:sdtPr>
        <w:sdtContent>
          <w:ins w:id="269" w:author="Moin Syed" w:date="2026-08-17T14:40:00Z">
            <w:r>
              <w:t>s</w:t>
            </w:r>
          </w:ins>
        </w:sdtContent>
      </w:sdt>
      <w:r>
        <w:t xml:space="preserve"> to any inclusion of exploratory research. </w:t>
      </w:r>
      <w:r>
        <w:rPr>
          <w:i/>
          <w:iCs/>
        </w:rPr>
        <w:t xml:space="preserve">Prominence </w:t>
      </w:r>
      <w:r>
        <w:t xml:space="preserve">of exploratory research </w:t>
      </w:r>
      <w:sdt>
        <w:sdtPr>
          <w:tag w:val="goog_rdk_243"/>
          <w:id w:val="94553639"/>
        </w:sdtPr>
        <w:sdtContent>
          <w:del w:id="270" w:author="Moin Syed" w:date="2026-08-17T14:40:00Z">
            <w:r>
              <w:delText>will be</w:delText>
            </w:r>
          </w:del>
        </w:sdtContent>
      </w:sdt>
      <w:sdt>
        <w:sdtPr>
          <w:tag w:val="goog_rdk_244"/>
          <w:id w:val="159197264"/>
        </w:sdtPr>
        <w:sdtContent>
          <w:ins w:id="271" w:author="Moin Syed" w:date="2026-08-17T14:40:00Z">
            <w:r>
              <w:t>was</w:t>
            </w:r>
          </w:ins>
        </w:sdtContent>
      </w:sdt>
      <w:r>
        <w:t xml:space="preserve"> a count variable (0-6) that sums across the six coded </w:t>
      </w:r>
      <w:proofErr w:type="gramStart"/>
      <w:r>
        <w:t>sections, and</w:t>
      </w:r>
      <w:proofErr w:type="gramEnd"/>
      <w:r>
        <w:t xml:space="preserve"> therefore corresponds to how much </w:t>
      </w:r>
      <w:proofErr w:type="gramStart"/>
      <w:r>
        <w:t>exploratory</w:t>
      </w:r>
      <w:proofErr w:type="gramEnd"/>
      <w:r>
        <w:t xml:space="preserve"> research is represented across the article. </w:t>
      </w:r>
    </w:p>
    <w:p w14:paraId="0000009D" w14:textId="77777777" w:rsidR="00622082" w:rsidRDefault="00622082"/>
    <w:p w14:paraId="0000009E" w14:textId="77777777" w:rsidR="00622082" w:rsidRDefault="00000000">
      <w:r>
        <w:rPr>
          <w:b/>
          <w:bCs/>
          <w:i/>
          <w:iCs/>
        </w:rPr>
        <w:t>Section Headers</w:t>
      </w:r>
      <w:r>
        <w:t xml:space="preserve"> </w:t>
      </w:r>
      <w:r>
        <w:rPr>
          <w:b/>
          <w:bCs/>
          <w:i/>
          <w:iCs/>
        </w:rPr>
        <w:t>Indicating Exploratory Research</w:t>
      </w:r>
    </w:p>
    <w:p w14:paraId="0000009F" w14:textId="77777777" w:rsidR="00622082" w:rsidRDefault="00622082"/>
    <w:p w14:paraId="000000A0" w14:textId="77777777" w:rsidR="00622082" w:rsidRDefault="00000000">
      <w:pPr>
        <w:ind w:firstLine="720"/>
      </w:pPr>
      <w:r>
        <w:t xml:space="preserve">Raters </w:t>
      </w:r>
      <w:sdt>
        <w:sdtPr>
          <w:tag w:val="goog_rdk_245"/>
          <w:id w:val="1246129831"/>
        </w:sdtPr>
        <w:sdtContent>
          <w:del w:id="272" w:author="Moin Syed" w:date="2026-08-17T14:41:00Z">
            <w:r>
              <w:delText xml:space="preserve">will </w:delText>
            </w:r>
          </w:del>
        </w:sdtContent>
      </w:sdt>
      <w:r>
        <w:t>code</w:t>
      </w:r>
      <w:sdt>
        <w:sdtPr>
          <w:tag w:val="goog_rdk_246"/>
          <w:id w:val="2124573708"/>
        </w:sdtPr>
        <w:sdtContent>
          <w:ins w:id="273" w:author="Moin Syed" w:date="2026-08-17T14:41:00Z">
            <w:r>
              <w:t>d</w:t>
            </w:r>
          </w:ins>
        </w:sdtContent>
      </w:sdt>
      <w:r>
        <w:t xml:space="preserve"> presence/absence for the inclusion of section headers that explicitly indicate exploratory analyses. The full articles </w:t>
      </w:r>
      <w:sdt>
        <w:sdtPr>
          <w:tag w:val="goog_rdk_247"/>
          <w:id w:val="890611807"/>
        </w:sdtPr>
        <w:sdtContent>
          <w:del w:id="274" w:author="Moin Syed" w:date="2026-08-17T14:41:00Z">
            <w:r>
              <w:delText>will be</w:delText>
            </w:r>
          </w:del>
        </w:sdtContent>
      </w:sdt>
      <w:sdt>
        <w:sdtPr>
          <w:tag w:val="goog_rdk_248"/>
          <w:id w:val="-501857254"/>
        </w:sdtPr>
        <w:sdtContent>
          <w:ins w:id="275" w:author="Moin Syed" w:date="2026-08-17T14:41:00Z">
            <w:r>
              <w:t>were</w:t>
            </w:r>
          </w:ins>
        </w:sdtContent>
      </w:sdt>
      <w:r>
        <w:t xml:space="preserve"> examined, but these </w:t>
      </w:r>
      <w:sdt>
        <w:sdtPr>
          <w:tag w:val="goog_rdk_249"/>
          <w:id w:val="1372147194"/>
        </w:sdtPr>
        <w:sdtContent>
          <w:del w:id="276" w:author="Moin Syed" w:date="2026-08-17T14:41:00Z">
            <w:r>
              <w:delText xml:space="preserve">are </w:delText>
            </w:r>
          </w:del>
        </w:sdtContent>
      </w:sdt>
      <w:sdt>
        <w:sdtPr>
          <w:tag w:val="goog_rdk_250"/>
          <w:id w:val="-2016857572"/>
        </w:sdtPr>
        <w:sdtContent>
          <w:ins w:id="277" w:author="Moin Syed" w:date="2026-08-17T14:41:00Z">
            <w:r>
              <w:t xml:space="preserve">were </w:t>
            </w:r>
          </w:ins>
        </w:sdtContent>
      </w:sdt>
      <w:r>
        <w:t xml:space="preserve">most likely to appear in the Results section when present. </w:t>
      </w:r>
    </w:p>
    <w:p w14:paraId="000000A1" w14:textId="77777777" w:rsidR="00622082" w:rsidRDefault="00622082"/>
    <w:p w14:paraId="000000A2" w14:textId="77777777" w:rsidR="00622082" w:rsidRDefault="00000000">
      <w:pPr>
        <w:rPr>
          <w:b/>
          <w:bCs/>
          <w:i/>
          <w:iCs/>
        </w:rPr>
      </w:pPr>
      <w:r>
        <w:rPr>
          <w:b/>
          <w:bCs/>
          <w:i/>
          <w:iCs/>
        </w:rPr>
        <w:t>Coding Difficulty</w:t>
      </w:r>
    </w:p>
    <w:p w14:paraId="000000A3" w14:textId="77777777" w:rsidR="00622082" w:rsidRDefault="00622082"/>
    <w:p w14:paraId="000000A4" w14:textId="77777777" w:rsidR="00622082" w:rsidRDefault="00000000">
      <w:pPr>
        <w:ind w:firstLine="720"/>
      </w:pPr>
      <w:r>
        <w:t xml:space="preserve">Raters </w:t>
      </w:r>
      <w:sdt>
        <w:sdtPr>
          <w:tag w:val="goog_rdk_251"/>
          <w:id w:val="513154708"/>
        </w:sdtPr>
        <w:sdtContent>
          <w:del w:id="278" w:author="Moin Syed" w:date="2026-08-18T08:51:00Z">
            <w:r>
              <w:delText xml:space="preserve">will </w:delText>
            </w:r>
          </w:del>
        </w:sdtContent>
      </w:sdt>
      <w:r>
        <w:t>code</w:t>
      </w:r>
      <w:sdt>
        <w:sdtPr>
          <w:tag w:val="goog_rdk_252"/>
          <w:id w:val="-1792994103"/>
        </w:sdtPr>
        <w:sdtContent>
          <w:ins w:id="279" w:author="Moin Syed" w:date="2026-08-18T08:51:00Z">
            <w:r>
              <w:t>d</w:t>
            </w:r>
          </w:ins>
        </w:sdtContent>
      </w:sdt>
      <w:r>
        <w:t xml:space="preserve"> for how difficult it was to determine their rating, which also </w:t>
      </w:r>
      <w:sdt>
        <w:sdtPr>
          <w:tag w:val="goog_rdk_253"/>
          <w:id w:val="-1594735072"/>
        </w:sdtPr>
        <w:sdtContent>
          <w:del w:id="280" w:author="Moin Syed" w:date="2026-08-18T08:51:00Z">
            <w:r>
              <w:delText xml:space="preserve">can </w:delText>
            </w:r>
          </w:del>
        </w:sdtContent>
      </w:sdt>
      <w:r>
        <w:t>serve</w:t>
      </w:r>
      <w:sdt>
        <w:sdtPr>
          <w:tag w:val="goog_rdk_254"/>
          <w:id w:val="1624247855"/>
        </w:sdtPr>
        <w:sdtContent>
          <w:ins w:id="281" w:author="Moin Syed" w:date="2026-08-18T08:51:00Z">
            <w:r>
              <w:t>s</w:t>
            </w:r>
          </w:ins>
        </w:sdtContent>
      </w:sdt>
      <w:r>
        <w:t xml:space="preserve"> as a useful indicator of their confidence in their ratings. We </w:t>
      </w:r>
      <w:sdt>
        <w:sdtPr>
          <w:tag w:val="goog_rdk_255"/>
          <w:id w:val="690926768"/>
        </w:sdtPr>
        <w:sdtContent>
          <w:del w:id="282" w:author="Moin Syed" w:date="2026-08-18T08:51:00Z">
            <w:r>
              <w:delText>will use</w:delText>
            </w:r>
          </w:del>
        </w:sdtContent>
      </w:sdt>
      <w:sdt>
        <w:sdtPr>
          <w:tag w:val="goog_rdk_256"/>
          <w:id w:val="94628137"/>
        </w:sdtPr>
        <w:sdtContent>
          <w:ins w:id="283" w:author="Moin Syed" w:date="2026-08-18T08:51:00Z">
            <w:r>
              <w:t>used</w:t>
            </w:r>
          </w:ins>
        </w:sdtContent>
      </w:sdt>
      <w:r>
        <w:t xml:space="preserve"> the system from O’Mahony </w:t>
      </w:r>
      <w:hyperlink r:id="rId28">
        <w:r w:rsidR="00622082">
          <w:t>(2023)</w:t>
        </w:r>
      </w:hyperlink>
      <w:r>
        <w:t xml:space="preserve">: 1 - Very easy, 2 = Somewhat easy, 3 = Somewhat difficult, and 4 = Very difficult. Raters </w:t>
      </w:r>
      <w:sdt>
        <w:sdtPr>
          <w:tag w:val="goog_rdk_257"/>
          <w:id w:val="722073786"/>
        </w:sdtPr>
        <w:sdtContent>
          <w:del w:id="284" w:author="Moin Syed" w:date="2026-08-18T08:51:00Z">
            <w:r>
              <w:delText xml:space="preserve">will </w:delText>
            </w:r>
          </w:del>
        </w:sdtContent>
      </w:sdt>
      <w:r>
        <w:t>provide</w:t>
      </w:r>
      <w:sdt>
        <w:sdtPr>
          <w:tag w:val="goog_rdk_258"/>
          <w:id w:val="-2033396199"/>
        </w:sdtPr>
        <w:sdtContent>
          <w:ins w:id="285" w:author="Moin Syed" w:date="2026-08-18T08:52:00Z">
            <w:r>
              <w:t>d</w:t>
            </w:r>
          </w:ins>
        </w:sdtContent>
      </w:sdt>
      <w:r>
        <w:t xml:space="preserve"> a global rating for difficulty, rather than for each section. </w:t>
      </w:r>
    </w:p>
    <w:p w14:paraId="000000A5" w14:textId="77777777" w:rsidR="00622082" w:rsidRDefault="00000000">
      <w:pPr>
        <w:spacing w:before="240" w:after="240"/>
        <w:rPr>
          <w:b/>
          <w:bCs/>
        </w:rPr>
      </w:pPr>
      <w:r>
        <w:rPr>
          <w:b/>
          <w:bCs/>
        </w:rPr>
        <w:t>Rater Training and Reliability</w:t>
      </w:r>
    </w:p>
    <w:p w14:paraId="000000A6" w14:textId="77777777" w:rsidR="00622082" w:rsidRDefault="00000000">
      <w:pPr>
        <w:ind w:firstLine="720"/>
      </w:pPr>
      <w:sdt>
        <w:sdtPr>
          <w:tag w:val="goog_rdk_260"/>
          <w:id w:val="1286836074"/>
        </w:sdtPr>
        <w:sdtContent>
          <w:del w:id="286" w:author="Moin Syed" w:date="2026-08-18T08:53:00Z">
            <w:r>
              <w:delText>The raters for this project will consist</w:delText>
            </w:r>
          </w:del>
        </w:sdtContent>
      </w:sdt>
      <w:sdt>
        <w:sdtPr>
          <w:tag w:val="goog_rdk_261"/>
          <w:id w:val="1472327349"/>
        </w:sdtPr>
        <w:sdtContent>
          <w:ins w:id="287" w:author="Moin Syed" w:date="2026-08-18T08:53:00Z">
            <w:r>
              <w:t>The training phase consisted</w:t>
            </w:r>
          </w:ins>
        </w:sdtContent>
      </w:sdt>
      <w:r>
        <w:t xml:space="preserve"> of the four authors, a professor of psychology and three doctoral students in social psychology. We conducted a pilot coding process of six articles based on the preliminary coding categories. This pilot process indicated that the coding system was sufficiently clear and applicable, and led to some minor </w:t>
      </w:r>
      <w:proofErr w:type="gramStart"/>
      <w:r>
        <w:t>refinements</w:t>
      </w:r>
      <w:proofErr w:type="gramEnd"/>
      <w:r>
        <w:t xml:space="preserve"> in the definition and scope of the categories. </w:t>
      </w:r>
    </w:p>
    <w:p w14:paraId="000000A7" w14:textId="77777777" w:rsidR="00622082" w:rsidRDefault="00622082"/>
    <w:p w14:paraId="000000A8" w14:textId="77777777" w:rsidR="00622082" w:rsidRDefault="00000000">
      <w:pPr>
        <w:ind w:firstLine="720"/>
      </w:pPr>
      <w:r>
        <w:t xml:space="preserve">Formal training and establishing reliability </w:t>
      </w:r>
      <w:sdt>
        <w:sdtPr>
          <w:tag w:val="goog_rdk_262"/>
          <w:id w:val="-1838924825"/>
        </w:sdtPr>
        <w:sdtContent>
          <w:del w:id="288" w:author="Moin Syed" w:date="2026-08-18T08:53:00Z">
            <w:r>
              <w:delText>will be</w:delText>
            </w:r>
          </w:del>
        </w:sdtContent>
      </w:sdt>
      <w:sdt>
        <w:sdtPr>
          <w:tag w:val="goog_rdk_263"/>
          <w:id w:val="1711572476"/>
        </w:sdtPr>
        <w:sdtContent>
          <w:proofErr w:type="gramStart"/>
          <w:ins w:id="289" w:author="Moin Syed" w:date="2026-08-18T08:53:00Z">
            <w:r>
              <w:t>was</w:t>
            </w:r>
          </w:ins>
          <w:proofErr w:type="gramEnd"/>
        </w:sdtContent>
      </w:sdt>
      <w:r>
        <w:t xml:space="preserve"> completed after registration. The training phase </w:t>
      </w:r>
      <w:sdt>
        <w:sdtPr>
          <w:tag w:val="goog_rdk_264"/>
          <w:id w:val="1175757606"/>
        </w:sdtPr>
        <w:sdtContent>
          <w:del w:id="290" w:author="Moin Syed" w:date="2026-08-18T08:54:00Z">
            <w:r>
              <w:delText>will use</w:delText>
            </w:r>
          </w:del>
        </w:sdtContent>
      </w:sdt>
      <w:sdt>
        <w:sdtPr>
          <w:tag w:val="goog_rdk_265"/>
          <w:id w:val="1852754459"/>
        </w:sdtPr>
        <w:sdtContent>
          <w:ins w:id="291" w:author="Moin Syed" w:date="2026-08-18T08:54:00Z">
            <w:r>
              <w:t>used</w:t>
            </w:r>
          </w:ins>
        </w:sdtContent>
      </w:sdt>
      <w:r>
        <w:t xml:space="preserve"> articles that are not part of the focal set but share similar characteristics (i.e., articles of the three types that were published in psychology journals across the same time range). We </w:t>
      </w:r>
      <w:sdt>
        <w:sdtPr>
          <w:tag w:val="goog_rdk_266"/>
          <w:id w:val="1755415715"/>
        </w:sdtPr>
        <w:sdtContent>
          <w:del w:id="292" w:author="Moin Syed" w:date="2026-08-18T08:54:00Z">
            <w:r>
              <w:delText>will draw</w:delText>
            </w:r>
          </w:del>
        </w:sdtContent>
      </w:sdt>
      <w:sdt>
        <w:sdtPr>
          <w:tag w:val="goog_rdk_267"/>
          <w:id w:val="1280040601"/>
        </w:sdtPr>
        <w:sdtContent>
          <w:ins w:id="293" w:author="Moin Syed" w:date="2026-08-18T08:54:00Z">
            <w:r>
              <w:t>drew</w:t>
            </w:r>
          </w:ins>
        </w:sdtContent>
      </w:sdt>
      <w:r>
        <w:t xml:space="preserve"> from the following journals that were not included in the focal set: </w:t>
      </w:r>
      <w:r>
        <w:rPr>
          <w:i/>
          <w:iCs/>
        </w:rPr>
        <w:t>Assessment</w:t>
      </w:r>
      <w:r>
        <w:t xml:space="preserve">, </w:t>
      </w:r>
      <w:r>
        <w:rPr>
          <w:i/>
          <w:iCs/>
        </w:rPr>
        <w:t>Clinical Psychological Science</w:t>
      </w:r>
      <w:r>
        <w:t xml:space="preserve">, </w:t>
      </w:r>
      <w:r>
        <w:rPr>
          <w:i/>
          <w:iCs/>
        </w:rPr>
        <w:t>Journal of Personality</w:t>
      </w:r>
      <w:r>
        <w:t xml:space="preserve">, </w:t>
      </w:r>
      <w:proofErr w:type="spellStart"/>
      <w:r>
        <w:rPr>
          <w:i/>
          <w:iCs/>
        </w:rPr>
        <w:t>PloS</w:t>
      </w:r>
      <w:proofErr w:type="spellEnd"/>
      <w:r>
        <w:rPr>
          <w:i/>
          <w:iCs/>
        </w:rPr>
        <w:t xml:space="preserve"> ONE</w:t>
      </w:r>
      <w:r>
        <w:t xml:space="preserve">, and </w:t>
      </w:r>
      <w:r>
        <w:rPr>
          <w:i/>
          <w:iCs/>
        </w:rPr>
        <w:t>Social Psychological Bulletin</w:t>
      </w:r>
      <w:r>
        <w:t xml:space="preserve">. These are journals drawn from diverse subfields of psychology and all currently </w:t>
      </w:r>
      <w:proofErr w:type="gramStart"/>
      <w:r>
        <w:t>publish</w:t>
      </w:r>
      <w:proofErr w:type="gramEnd"/>
      <w:r>
        <w:t xml:space="preserve"> Registered </w:t>
      </w:r>
      <w:proofErr w:type="gramStart"/>
      <w:r>
        <w:t>Reports, and</w:t>
      </w:r>
      <w:proofErr w:type="gramEnd"/>
      <w:r>
        <w:t xml:space="preserve"> thus are comparable to our focal set of journals. </w:t>
      </w:r>
    </w:p>
    <w:p w14:paraId="000000A9" w14:textId="77777777" w:rsidR="00622082" w:rsidRDefault="00622082"/>
    <w:p w14:paraId="000000AA" w14:textId="77777777" w:rsidR="00622082" w:rsidRDefault="00000000">
      <w:pPr>
        <w:ind w:firstLine="720"/>
      </w:pPr>
      <w:r>
        <w:t xml:space="preserve">The training phase </w:t>
      </w:r>
      <w:sdt>
        <w:sdtPr>
          <w:tag w:val="goog_rdk_268"/>
          <w:id w:val="-1186452510"/>
        </w:sdtPr>
        <w:sdtContent>
          <w:del w:id="294" w:author="Moin Syed" w:date="2026-08-18T08:54:00Z">
            <w:r>
              <w:delText xml:space="preserve">will </w:delText>
            </w:r>
          </w:del>
        </w:sdtContent>
      </w:sdt>
      <w:proofErr w:type="gramStart"/>
      <w:r>
        <w:t>consist</w:t>
      </w:r>
      <w:proofErr w:type="gramEnd"/>
      <w:sdt>
        <w:sdtPr>
          <w:tag w:val="goog_rdk_269"/>
          <w:id w:val="1516653041"/>
        </w:sdtPr>
        <w:sdtContent>
          <w:ins w:id="295" w:author="Moin Syed" w:date="2026-08-18T08:54:00Z">
            <w:r>
              <w:t>ed</w:t>
            </w:r>
          </w:ins>
        </w:sdtContent>
      </w:sdt>
      <w:r>
        <w:t xml:space="preserve"> of four steps:</w:t>
      </w:r>
    </w:p>
    <w:p w14:paraId="000000AB" w14:textId="77777777" w:rsidR="00622082" w:rsidRDefault="00622082"/>
    <w:p w14:paraId="000000AC" w14:textId="77777777" w:rsidR="00622082" w:rsidRDefault="00000000">
      <w:pPr>
        <w:ind w:firstLine="720"/>
      </w:pPr>
      <w:r>
        <w:lastRenderedPageBreak/>
        <w:t xml:space="preserve">Step 1 </w:t>
      </w:r>
      <w:sdt>
        <w:sdtPr>
          <w:tag w:val="goog_rdk_270"/>
          <w:id w:val="1637781101"/>
        </w:sdtPr>
        <w:sdtContent>
          <w:del w:id="296" w:author="Moin Syed" w:date="2026-08-18T08:54:00Z">
            <w:r>
              <w:delText>will be</w:delText>
            </w:r>
          </w:del>
        </w:sdtContent>
      </w:sdt>
      <w:sdt>
        <w:sdtPr>
          <w:tag w:val="goog_rdk_271"/>
          <w:id w:val="2089162559"/>
        </w:sdtPr>
        <w:sdtContent>
          <w:ins w:id="297" w:author="Moin Syed" w:date="2026-08-18T08:54:00Z">
            <w:r>
              <w:t>was</w:t>
            </w:r>
          </w:ins>
        </w:sdtContent>
      </w:sdt>
      <w:r>
        <w:t xml:space="preserve"> for the rating team to become familiar with the coding system and how to apply it to the articles. We </w:t>
      </w:r>
      <w:sdt>
        <w:sdtPr>
          <w:tag w:val="goog_rdk_272"/>
          <w:id w:val="-484602709"/>
        </w:sdtPr>
        <w:sdtContent>
          <w:del w:id="298" w:author="Moin Syed" w:date="2026-08-18T08:54:00Z">
            <w:r>
              <w:delText xml:space="preserve">will </w:delText>
            </w:r>
          </w:del>
        </w:sdtContent>
      </w:sdt>
      <w:r>
        <w:t>independently code</w:t>
      </w:r>
      <w:sdt>
        <w:sdtPr>
          <w:tag w:val="goog_rdk_273"/>
          <w:id w:val="992680813"/>
        </w:sdtPr>
        <w:sdtContent>
          <w:ins w:id="299" w:author="Moin Syed" w:date="2026-08-18T08:54:00Z">
            <w:r>
              <w:t>d</w:t>
            </w:r>
          </w:ins>
        </w:sdtContent>
      </w:sdt>
      <w:r>
        <w:t xml:space="preserve"> two articles during a project meeting and then </w:t>
      </w:r>
      <w:sdt>
        <w:sdtPr>
          <w:tag w:val="goog_rdk_274"/>
          <w:id w:val="280373057"/>
        </w:sdtPr>
        <w:sdtContent>
          <w:del w:id="300" w:author="Moin Syed" w:date="2026-08-18T08:54:00Z">
            <w:r>
              <w:delText xml:space="preserve">have </w:delText>
            </w:r>
          </w:del>
        </w:sdtContent>
      </w:sdt>
      <w:sdt>
        <w:sdtPr>
          <w:tag w:val="goog_rdk_275"/>
          <w:id w:val="895111297"/>
        </w:sdtPr>
        <w:sdtContent>
          <w:ins w:id="301" w:author="Moin Syed" w:date="2026-08-18T08:54:00Z">
            <w:r>
              <w:t xml:space="preserve">had </w:t>
            </w:r>
          </w:ins>
        </w:sdtContent>
      </w:sdt>
      <w:r>
        <w:t xml:space="preserve">a discussion about our coding system. </w:t>
      </w:r>
    </w:p>
    <w:p w14:paraId="000000AD" w14:textId="77777777" w:rsidR="00622082" w:rsidRDefault="00622082"/>
    <w:p w14:paraId="000000AE" w14:textId="77777777" w:rsidR="00622082" w:rsidRDefault="00000000">
      <w:pPr>
        <w:ind w:firstLine="720"/>
      </w:pPr>
      <w:r>
        <w:t xml:space="preserve">Step 2 </w:t>
      </w:r>
      <w:sdt>
        <w:sdtPr>
          <w:tag w:val="goog_rdk_276"/>
          <w:id w:val="-853295101"/>
        </w:sdtPr>
        <w:sdtContent>
          <w:del w:id="302" w:author="Moin Syed" w:date="2026-08-18T08:55:00Z">
            <w:r>
              <w:delText xml:space="preserve">will </w:delText>
            </w:r>
          </w:del>
        </w:sdtContent>
      </w:sdt>
      <w:r>
        <w:t>involve</w:t>
      </w:r>
      <w:sdt>
        <w:sdtPr>
          <w:tag w:val="goog_rdk_277"/>
          <w:id w:val="508591441"/>
        </w:sdtPr>
        <w:sdtContent>
          <w:ins w:id="303" w:author="Moin Syed" w:date="2026-08-18T08:55:00Z">
            <w:r>
              <w:t>d</w:t>
            </w:r>
          </w:ins>
        </w:sdtContent>
      </w:sdt>
      <w:r>
        <w:t xml:space="preserve"> the raters independently coding a set of five articles. This coding </w:t>
      </w:r>
      <w:sdt>
        <w:sdtPr>
          <w:tag w:val="goog_rdk_278"/>
          <w:id w:val="1463464929"/>
        </w:sdtPr>
        <w:sdtContent>
          <w:del w:id="304" w:author="Moin Syed" w:date="2026-08-18T08:55:00Z">
            <w:r>
              <w:delText>will be</w:delText>
            </w:r>
          </w:del>
        </w:sdtContent>
      </w:sdt>
      <w:sdt>
        <w:sdtPr>
          <w:tag w:val="goog_rdk_279"/>
          <w:id w:val="-883188842"/>
        </w:sdtPr>
        <w:sdtContent>
          <w:ins w:id="305" w:author="Moin Syed" w:date="2026-08-18T08:55:00Z">
            <w:r>
              <w:t>was</w:t>
            </w:r>
          </w:ins>
        </w:sdtContent>
      </w:sdt>
      <w:r>
        <w:t xml:space="preserve"> subject to reliability analysis using average pairwise percent agreement and Fleiss’s Kappa to quantify the degree of agreement. Reliability </w:t>
      </w:r>
      <w:sdt>
        <w:sdtPr>
          <w:tag w:val="goog_rdk_280"/>
          <w:id w:val="1905519029"/>
        </w:sdtPr>
        <w:sdtContent>
          <w:del w:id="306" w:author="Moin Syed" w:date="2026-08-18T08:55:00Z">
            <w:r>
              <w:delText>will be</w:delText>
            </w:r>
          </w:del>
        </w:sdtContent>
      </w:sdt>
      <w:sdt>
        <w:sdtPr>
          <w:tag w:val="goog_rdk_281"/>
          <w:id w:val="1413460462"/>
        </w:sdtPr>
        <w:sdtContent>
          <w:ins w:id="307" w:author="Moin Syed" w:date="2026-08-18T08:55:00Z">
            <w:r>
              <w:t>was</w:t>
            </w:r>
          </w:ins>
        </w:sdtContent>
      </w:sdt>
      <w:r>
        <w:t xml:space="preserve"> examined for each of the eight components to be coded (six sections of the articles, section headers, and coding difficulty). The raters </w:t>
      </w:r>
      <w:sdt>
        <w:sdtPr>
          <w:tag w:val="goog_rdk_282"/>
          <w:id w:val="-806673127"/>
        </w:sdtPr>
        <w:sdtContent>
          <w:del w:id="308" w:author="Moin Syed" w:date="2026-08-18T08:55:00Z">
            <w:r>
              <w:delText xml:space="preserve">will </w:delText>
            </w:r>
          </w:del>
        </w:sdtContent>
      </w:sdt>
      <w:r>
        <w:t xml:space="preserve">then </w:t>
      </w:r>
      <w:sdt>
        <w:sdtPr>
          <w:tag w:val="goog_rdk_283"/>
          <w:id w:val="-1113385918"/>
        </w:sdtPr>
        <w:sdtContent>
          <w:del w:id="309" w:author="Moin Syed" w:date="2026-08-18T08:55:00Z">
            <w:r>
              <w:delText xml:space="preserve">have </w:delText>
            </w:r>
          </w:del>
        </w:sdtContent>
      </w:sdt>
      <w:sdt>
        <w:sdtPr>
          <w:tag w:val="goog_rdk_284"/>
          <w:id w:val="596587107"/>
        </w:sdtPr>
        <w:sdtContent>
          <w:ins w:id="310" w:author="Moin Syed" w:date="2026-08-18T08:55:00Z">
            <w:r>
              <w:t xml:space="preserve">had </w:t>
            </w:r>
          </w:ins>
        </w:sdtContent>
      </w:sdt>
      <w:r>
        <w:t>a meeting in which they discuss</w:t>
      </w:r>
      <w:sdt>
        <w:sdtPr>
          <w:tag w:val="goog_rdk_285"/>
          <w:id w:val="206127415"/>
        </w:sdtPr>
        <w:sdtContent>
          <w:ins w:id="311" w:author="Moin Syed" w:date="2026-08-18T08:55:00Z">
            <w:r>
              <w:t>ed</w:t>
            </w:r>
          </w:ins>
        </w:sdtContent>
      </w:sdt>
      <w:r>
        <w:t xml:space="preserve"> the disagreements. </w:t>
      </w:r>
    </w:p>
    <w:p w14:paraId="000000AF" w14:textId="77777777" w:rsidR="00622082" w:rsidRDefault="00622082"/>
    <w:p w14:paraId="000000B0" w14:textId="77777777" w:rsidR="00622082" w:rsidRDefault="00000000">
      <w:pPr>
        <w:ind w:firstLine="720"/>
      </w:pPr>
      <w:r>
        <w:t xml:space="preserve">Step 3 </w:t>
      </w:r>
      <w:sdt>
        <w:sdtPr>
          <w:tag w:val="goog_rdk_286"/>
          <w:id w:val="1855995811"/>
        </w:sdtPr>
        <w:sdtContent>
          <w:del w:id="312" w:author="Moin Syed" w:date="2026-08-18T08:55:00Z">
            <w:r>
              <w:delText>will be</w:delText>
            </w:r>
          </w:del>
        </w:sdtContent>
      </w:sdt>
      <w:sdt>
        <w:sdtPr>
          <w:tag w:val="goog_rdk_287"/>
          <w:id w:val="1755499533"/>
        </w:sdtPr>
        <w:sdtContent>
          <w:ins w:id="313" w:author="Moin Syed" w:date="2026-08-18T08:55:00Z">
            <w:r>
              <w:t>was</w:t>
            </w:r>
          </w:ins>
        </w:sdtContent>
      </w:sdt>
      <w:r>
        <w:t xml:space="preserve"> a repeat of Step 2 but with 10 new articles. Once again, average pairwise percent agreement and</w:t>
      </w:r>
      <w:sdt>
        <w:sdtPr>
          <w:tag w:val="goog_rdk_288"/>
          <w:id w:val="348780445"/>
        </w:sdtPr>
        <w:sdtContent>
          <w:del w:id="314" w:author="Moin Syed" w:date="2026-08-18T11:22:00Z">
            <w:r>
              <w:delText xml:space="preserve"> Fleiss’s</w:delText>
            </w:r>
          </w:del>
        </w:sdtContent>
      </w:sdt>
      <w:r>
        <w:t xml:space="preserve"> Kappa </w:t>
      </w:r>
      <w:sdt>
        <w:sdtPr>
          <w:tag w:val="goog_rdk_289"/>
          <w:id w:val="1202457845"/>
        </w:sdtPr>
        <w:sdtContent>
          <w:del w:id="315" w:author="Moin Syed" w:date="2026-08-18T08:55:00Z">
            <w:r>
              <w:delText>will be</w:delText>
            </w:r>
          </w:del>
        </w:sdtContent>
      </w:sdt>
      <w:sdt>
        <w:sdtPr>
          <w:tag w:val="goog_rdk_290"/>
          <w:id w:val="1693200851"/>
        </w:sdtPr>
        <w:sdtContent>
          <w:ins w:id="316" w:author="Moin Syed" w:date="2026-08-18T08:55:00Z">
            <w:r>
              <w:t>were</w:t>
            </w:r>
          </w:ins>
        </w:sdtContent>
      </w:sdt>
      <w:r>
        <w:t xml:space="preserve"> used to quantify the degree of agreement. </w:t>
      </w:r>
      <w:sdt>
        <w:sdtPr>
          <w:tag w:val="goog_rdk_291"/>
          <w:id w:val="2004583634"/>
        </w:sdtPr>
        <w:sdtContent>
          <w:ins w:id="317" w:author="Moin Syed" w:date="2026-08-18T11:22:00Z">
            <w:r>
              <w:t xml:space="preserve">Averages across sections (excluding difficulty) were 91% agreement and Κ = .79, exceeding our registered thresholds of </w:t>
            </w:r>
          </w:ins>
        </w:sdtContent>
      </w:sdt>
      <w:sdt>
        <w:sdtPr>
          <w:tag w:val="goog_rdk_292"/>
          <w:id w:val="452872846"/>
        </w:sdtPr>
        <w:sdtContent>
          <w:del w:id="318" w:author="Moin Syed" w:date="2026-08-18T11:22:00Z">
            <w:r>
              <w:delText>If percent agreement exceeds .</w:delText>
            </w:r>
          </w:del>
        </w:sdtContent>
      </w:sdt>
      <w:r>
        <w:t>80</w:t>
      </w:r>
      <w:sdt>
        <w:sdtPr>
          <w:tag w:val="goog_rdk_293"/>
          <w:id w:val="-1099157187"/>
        </w:sdtPr>
        <w:sdtContent>
          <w:sdt>
            <w:sdtPr>
              <w:tag w:val="goog_rdk_294"/>
              <w:id w:val="-106530232"/>
            </w:sdtPr>
            <w:sdtContent>
              <w:ins w:id="319" w:author="Moin Syed" w:date="2026-08-18T11:23:00Z">
                <w:r w:rsidRPr="008C4CC3">
                  <w:t>%</w:t>
                </w:r>
              </w:ins>
            </w:sdtContent>
          </w:sdt>
        </w:sdtContent>
      </w:sdt>
      <w:r>
        <w:t xml:space="preserve"> </w:t>
      </w:r>
      <w:sdt>
        <w:sdtPr>
          <w:tag w:val="goog_rdk_295"/>
          <w:id w:val="861878905"/>
        </w:sdtPr>
        <w:sdtContent>
          <w:del w:id="320" w:author="Moin Syed" w:date="2026-08-18T11:23:00Z">
            <w:r>
              <w:delText>and Kappa exceeds</w:delText>
            </w:r>
          </w:del>
        </w:sdtContent>
      </w:sdt>
      <w:sdt>
        <w:sdtPr>
          <w:tag w:val="goog_rdk_296"/>
          <w:id w:val="146783515"/>
        </w:sdtPr>
        <w:sdtContent>
          <w:sdt>
            <w:sdtPr>
              <w:tag w:val="goog_rdk_297"/>
              <w:id w:val="76789762"/>
            </w:sdtPr>
            <w:sdtContent>
              <w:ins w:id="321" w:author="Moin Syed" w:date="2026-08-18T11:23:00Z">
                <w:r w:rsidRPr="008C4CC3">
                  <w:t>and</w:t>
                </w:r>
              </w:ins>
            </w:sdtContent>
          </w:sdt>
        </w:sdtContent>
      </w:sdt>
      <w:r>
        <w:t xml:space="preserve"> .60, </w:t>
      </w:r>
      <w:sdt>
        <w:sdtPr>
          <w:tag w:val="goog_rdk_298"/>
          <w:id w:val="111025888"/>
        </w:sdtPr>
        <w:sdtContent>
          <w:sdt>
            <w:sdtPr>
              <w:tag w:val="goog_rdk_299"/>
              <w:id w:val="2009759095"/>
            </w:sdtPr>
            <w:sdtContent>
              <w:ins w:id="322" w:author="Moin Syed" w:date="2026-08-18T11:23:00Z">
                <w:r w:rsidRPr="008C4CC3">
                  <w:t xml:space="preserve">respectively. Thus, </w:t>
                </w:r>
              </w:ins>
            </w:sdtContent>
          </w:sdt>
        </w:sdtContent>
      </w:sdt>
      <w:sdt>
        <w:sdtPr>
          <w:tag w:val="goog_rdk_300"/>
          <w:id w:val="109740487"/>
        </w:sdtPr>
        <w:sdtContent>
          <w:del w:id="323" w:author="Moin Syed" w:date="2026-08-18T11:23:00Z">
            <w:r>
              <w:delText xml:space="preserve">then </w:delText>
            </w:r>
          </w:del>
        </w:sdtContent>
      </w:sdt>
      <w:r>
        <w:t xml:space="preserve">the training phase </w:t>
      </w:r>
      <w:sdt>
        <w:sdtPr>
          <w:tag w:val="goog_rdk_301"/>
          <w:id w:val="402070584"/>
        </w:sdtPr>
        <w:sdtContent>
          <w:sdt>
            <w:sdtPr>
              <w:tag w:val="goog_rdk_302"/>
              <w:id w:val="1022112283"/>
            </w:sdtPr>
            <w:sdtContent>
              <w:ins w:id="324" w:author="Moin Syed" w:date="2026-08-18T11:23:00Z">
                <w:r w:rsidRPr="008C4CC3">
                  <w:t>was</w:t>
                </w:r>
              </w:ins>
            </w:sdtContent>
          </w:sdt>
        </w:sdtContent>
      </w:sdt>
      <w:sdt>
        <w:sdtPr>
          <w:tag w:val="goog_rdk_303"/>
          <w:id w:val="1637785120"/>
        </w:sdtPr>
        <w:sdtContent>
          <w:del w:id="325" w:author="Moin Syed" w:date="2026-08-18T11:23:00Z">
            <w:r>
              <w:delText>will be</w:delText>
            </w:r>
          </w:del>
        </w:sdtContent>
      </w:sdt>
      <w:r>
        <w:t xml:space="preserve"> complete</w:t>
      </w:r>
      <w:sdt>
        <w:sdtPr>
          <w:tag w:val="goog_rdk_304"/>
          <w:id w:val="1512561076"/>
        </w:sdtPr>
        <w:sdtContent>
          <w:ins w:id="326" w:author="Moin Syed" w:date="2026-08-18T11:23:00Z">
            <w:r>
              <w:t xml:space="preserve"> and we moved to full article coding.</w:t>
            </w:r>
          </w:ins>
        </w:sdtContent>
      </w:sdt>
      <w:sdt>
        <w:sdtPr>
          <w:tag w:val="goog_rdk_305"/>
          <w:id w:val="-2057856459"/>
        </w:sdtPr>
        <w:sdtContent>
          <w:del w:id="327" w:author="Moin Syed" w:date="2026-08-18T11:23:00Z">
            <w:r>
              <w:delText xml:space="preserve">. If not, then we will continue the training phase with a new set of 10 articles until these thresholds are reached. </w:delText>
            </w:r>
          </w:del>
        </w:sdtContent>
      </w:sdt>
    </w:p>
    <w:p w14:paraId="000000B1" w14:textId="77777777" w:rsidR="00622082" w:rsidRDefault="00622082"/>
    <w:p w14:paraId="000000B2" w14:textId="46BED97B" w:rsidR="00622082" w:rsidRDefault="00000000">
      <w:pPr>
        <w:ind w:firstLine="720"/>
      </w:pPr>
      <w:sdt>
        <w:sdtPr>
          <w:tag w:val="goog_rdk_307"/>
          <w:id w:val="-966351153"/>
        </w:sdtPr>
        <w:sdtContent>
          <w:ins w:id="328" w:author="Moin Syed" w:date="2026-08-18T08:57:00Z">
            <w:r>
              <w:t xml:space="preserve">After establishing reliability, the first author coded all articles with the fourth author coding 20% for reliability. This is a deviation from the preregistered plan, which had specified a more elaborate plan involving all four authors coding independent and overlapping subsets. This change was made due to the highly compressed schedule for completion of the project and the difficulty of working around </w:t>
            </w:r>
            <w:proofErr w:type="gramStart"/>
            <w:r>
              <w:t>all of</w:t>
            </w:r>
            <w:proofErr w:type="gramEnd"/>
            <w:r>
              <w:t xml:space="preserve"> the authors’ schedules during the summer months. Percent agreement across sections ranged from 89-100%. Cohen’s K ranged from .41-1.0, with coding for the introduction section being the only value that fell out of acceptable range (.74-1.0 for all others). This low value is understandable, given the low rate of positive coding that led to very </w:t>
            </w:r>
          </w:ins>
          <w:customXmlInsRangeStart w:id="329" w:author="Moin Syed" w:date="2026-08-18T08:57:00Z"/>
          <w:sdt>
            <w:sdtPr>
              <w:tag w:val="goog_rdk_308"/>
              <w:id w:val="-205401471"/>
            </w:sdtPr>
            <w:sdtContent>
              <w:customXmlInsRangeEnd w:id="329"/>
              <w:ins w:id="330" w:author="Moin Syed" w:date="2026-08-18T08:57:00Z">
                <w:del w:id="331" w:author="Moin Syed [2]" w:date="2026-08-25T14:35:00Z">
                  <w:r>
                    <w:delText xml:space="preserve"> </w:delText>
                  </w:r>
                </w:del>
              </w:ins>
              <w:customXmlInsRangeStart w:id="332" w:author="Moin Syed" w:date="2026-08-18T08:57:00Z"/>
            </w:sdtContent>
          </w:sdt>
          <w:customXmlInsRangeEnd w:id="332"/>
          <w:ins w:id="333" w:author="Moin Syed" w:date="2026-08-18T08:57:00Z">
            <w:r>
              <w:t xml:space="preserve">unbalanced marginal distributions, which drives kappa down </w:t>
            </w:r>
          </w:ins>
          <w:r w:rsidR="004269F8">
            <w:fldChar w:fldCharType="begin"/>
          </w:r>
          <w:r w:rsidR="004269F8">
            <w:instrText xml:space="preserve"> ADDIN ZOTERO_ITEM CSL_CITATION {"citationID":"ig1QMCmN","properties":{"unsorted":false,"formattedCitation":"(Syed &amp; Nelson, 2015)","plainCitation":"(Syed &amp; Nelson, 2015)","noteIndex":0},"citationItems":[{"id":8710,"uris":["http://zotero.org/groups/2276830/items/JV2AW9L2"],"itemData":{"id":8710,"type":"article-journal","abstract":"The use of quantitative, qualitative, and mixed methods approaches has been foundational to research on emerging adulthood, yet there remain many unresolved methodological issues pertaining to how to handle qualitative data. The purpose of this article is to review best practices for coding and establishing reliability when working with narrative data. In doing so, we highlight how establishing reliability must be seen as an evolving process, rather than simply a focus on the end product. The review is divided into three broad sections. In the first section, we discuss relatively more quantitatively focused methods of coding and establishing reliability, whereas in the second section we discuss relatively more qualitatively focused methods. In the final section, we provide recommendations for researchers interested in coding narrative and other types of open-ended data. This article is intended to serve as an essential resource for researchers working on a variety of topics related to emerging adulthood and beyond.","container-title":"Emerging Adulthood","DOI":"10.1177/2167696815587648","ISSN":"2167-6968, 2167-6984","issue":"6","journalAbbreviation":"Emerging Adulthood","language":"en","page":"375-387","source":"DOI.org (Crossref)","title":"Guidelines for Establishing Reliability When Coding Narrative Data","volume":"3","author":[{"family":"Syed","given":"Moin"},{"family":"Nelson","given":"Sarah C."}],"issued":{"date-parts":[["2015",12]]}}}],"schema":"https://github.com/citation-style-language/schema/raw/master/csl-citation.json"} </w:instrText>
          </w:r>
          <w:r w:rsidR="004269F8">
            <w:fldChar w:fldCharType="separate"/>
          </w:r>
          <w:r w:rsidR="004269F8" w:rsidRPr="004269F8">
            <w:t>(Syed &amp; Nelson, 2015)</w:t>
          </w:r>
          <w:r w:rsidR="004269F8">
            <w:fldChar w:fldCharType="end"/>
          </w:r>
          <w:ins w:id="334" w:author="Moin Syed" w:date="2026-08-18T08:57:00Z">
            <w:r>
              <w:t>. This problem is evident in the fact that percent agreement for the introduction section was 89%. Accordingly, we proceeded without any further action.</w:t>
            </w:r>
          </w:ins>
        </w:sdtContent>
      </w:sdt>
      <w:sdt>
        <w:sdtPr>
          <w:tag w:val="goog_rdk_309"/>
          <w:id w:val="2057131100"/>
        </w:sdtPr>
        <w:sdtContent>
          <w:ins w:id="335" w:author="Moin Syed [2]" w:date="2026-08-25T14:35:00Z">
            <w:r>
              <w:t xml:space="preserve"> </w:t>
            </w:r>
          </w:ins>
        </w:sdtContent>
      </w:sdt>
      <w:sdt>
        <w:sdtPr>
          <w:tag w:val="goog_rdk_310"/>
          <w:id w:val="298027474"/>
        </w:sdtPr>
        <w:sdtContent>
          <w:del w:id="336" w:author="Moin Syed" w:date="2026-08-18T09:00:00Z">
            <w:r>
              <w:delText xml:space="preserve">The focal set of 300 articles will be coded by the four raters, arranged in two teams of two raters each. Each team will code 125 unique articles, with the remaining 50 articles being coded by all four raters. The articles coded by all four raters will be interspersed across the coding period to assess rater drift.  Percent agreement will be assessed for each batch, and the raters for that batch will meet to resolve discrepancies via discussion. </w:delText>
            </w:r>
          </w:del>
        </w:sdtContent>
      </w:sdt>
      <w:r>
        <w:t xml:space="preserve">All data and code </w:t>
      </w:r>
      <w:sdt>
        <w:sdtPr>
          <w:tag w:val="goog_rdk_311"/>
          <w:id w:val="542189259"/>
        </w:sdtPr>
        <w:sdtContent>
          <w:del w:id="337" w:author="Moin Syed" w:date="2026-08-18T08:56:00Z">
            <w:r>
              <w:delText>will be made</w:delText>
            </w:r>
          </w:del>
        </w:sdtContent>
      </w:sdt>
      <w:sdt>
        <w:sdtPr>
          <w:tag w:val="goog_rdk_312"/>
          <w:id w:val="-381659613"/>
        </w:sdtPr>
        <w:sdtContent>
          <w:ins w:id="338" w:author="Moin Syed" w:date="2026-08-18T08:56:00Z">
            <w:r>
              <w:t>are</w:t>
            </w:r>
          </w:ins>
        </w:sdtContent>
      </w:sdt>
      <w:r>
        <w:t xml:space="preserve"> openly available at </w:t>
      </w:r>
      <w:hyperlink r:id="rId29">
        <w:r w:rsidR="00622082">
          <w:rPr>
            <w:color w:val="1155CC"/>
            <w:u w:val="single"/>
          </w:rPr>
          <w:t>https://osf.io/4vbtq/</w:t>
        </w:r>
      </w:hyperlink>
      <w:r>
        <w:t xml:space="preserve">.  </w:t>
      </w:r>
    </w:p>
    <w:p w14:paraId="000000DE" w14:textId="77777777" w:rsidR="00622082" w:rsidRDefault="00622082"/>
    <w:p w14:paraId="6F23B767" w14:textId="77777777" w:rsidR="00D449C6" w:rsidRPr="00D449C6" w:rsidRDefault="00D449C6" w:rsidP="00D449C6">
      <w:pPr>
        <w:rPr>
          <w:b/>
          <w:bCs/>
        </w:rPr>
      </w:pPr>
      <w:r w:rsidRPr="00D449C6">
        <w:rPr>
          <w:b/>
          <w:bCs/>
        </w:rPr>
        <w:t>Analysis Plan</w:t>
      </w:r>
    </w:p>
    <w:p w14:paraId="483FE85F" w14:textId="77777777" w:rsidR="00D449C6" w:rsidRPr="00D449C6" w:rsidRDefault="00D449C6" w:rsidP="00D449C6"/>
    <w:p w14:paraId="56C26B63" w14:textId="4D58562E" w:rsidR="00D449C6" w:rsidRPr="00D449C6" w:rsidRDefault="00D449C6" w:rsidP="00D449C6">
      <w:pPr>
        <w:ind w:firstLine="720"/>
      </w:pPr>
      <w:r w:rsidRPr="00D449C6">
        <w:t>Each hypothesis was tested using three indices: presence</w:t>
      </w:r>
      <w:r w:rsidR="00B45EB3">
        <w:t xml:space="preserve"> (binary yes/no for exploratory research)</w:t>
      </w:r>
      <w:r w:rsidRPr="00D449C6">
        <w:t>, prominence</w:t>
      </w:r>
      <w:r w:rsidR="00B45EB3">
        <w:t xml:space="preserve"> (count across all sections)</w:t>
      </w:r>
      <w:r w:rsidRPr="00D449C6">
        <w:t>, and section headings. Analytic code using simulated data is available at</w:t>
      </w:r>
      <w:hyperlink r:id="rId30">
        <w:r w:rsidRPr="00D449C6">
          <w:rPr>
            <w:rStyle w:val="Hyperlink"/>
          </w:rPr>
          <w:t xml:space="preserve"> </w:t>
        </w:r>
      </w:hyperlink>
      <w:hyperlink r:id="rId31">
        <w:r w:rsidRPr="00D449C6">
          <w:rPr>
            <w:rStyle w:val="Hyperlink"/>
          </w:rPr>
          <w:t>https://osf.io/4vbtq/</w:t>
        </w:r>
      </w:hyperlink>
      <w:r w:rsidRPr="00D449C6">
        <w:t xml:space="preserve">. Alpha </w:t>
      </w:r>
      <w:r w:rsidR="00B45EB3">
        <w:t>was</w:t>
      </w:r>
      <w:r w:rsidRPr="00D449C6">
        <w:t xml:space="preserve"> set at .05, but we used the false discovery rate (FDR) adjustment </w:t>
      </w:r>
      <w:r w:rsidR="004269F8">
        <w:fldChar w:fldCharType="begin"/>
      </w:r>
      <w:r w:rsidR="004269F8">
        <w:instrText xml:space="preserve"> ADDIN ZOTERO_ITEM CSL_CITATION {"citationID":"CWUK9cOs","properties":{"unsorted":false,"formattedCitation":"(Benjamini &amp; Hochberg, 1995)","plainCitation":"(Benjamini &amp; Hochberg, 1995)","noteIndex":0},"citationItems":[{"id":19189,"uris":["http://zotero.org/groups/2276830/items/36R8EPNE"],"itemData":{"id":19189,"type":"article-journal","abstract":"The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(Methodological)","DOI":"10.1111/j.2517-6161.1995.tb02031.x","ISSN":"2517-6161","issue":"1","language":"en","license":"© 1995 Royal Statistical Society","note":"_eprint: https://rss.onlinelibrary.wiley.com/doi/pdf/10.1111/j.2517-6161.1995.tb02031.x","page":"289-300","source":"Wiley Online Library","title":"Controlling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004269F8">
        <w:fldChar w:fldCharType="separate"/>
      </w:r>
      <w:r w:rsidR="004269F8" w:rsidRPr="004269F8">
        <w:t>(Benjamini &amp; Hochberg, 1995)</w:t>
      </w:r>
      <w:r w:rsidR="004269F8">
        <w:fldChar w:fldCharType="end"/>
      </w:r>
      <w:r w:rsidRPr="00D449C6">
        <w:t xml:space="preserve"> using the </w:t>
      </w:r>
      <w:proofErr w:type="spellStart"/>
      <w:r w:rsidRPr="00D449C6">
        <w:t>p.adjust</w:t>
      </w:r>
      <w:proofErr w:type="spellEnd"/>
      <w:r w:rsidRPr="00D449C6">
        <w:t>() function in R to account for multiple tests. For primary tests, we report both the raw (</w:t>
      </w:r>
      <w:r w:rsidRPr="00D449C6">
        <w:rPr>
          <w:i/>
          <w:iCs/>
        </w:rPr>
        <w:t>p</w:t>
      </w:r>
      <w:r w:rsidRPr="00D449C6">
        <w:t>) and the FDR adjusted (</w:t>
      </w:r>
      <w:proofErr w:type="spellStart"/>
      <w:r w:rsidRPr="00D449C6">
        <w:rPr>
          <w:i/>
          <w:iCs/>
        </w:rPr>
        <w:t>p</w:t>
      </w:r>
      <w:r w:rsidRPr="00D449C6">
        <w:rPr>
          <w:vertAlign w:val="subscript"/>
        </w:rPr>
        <w:t>FDR</w:t>
      </w:r>
      <w:proofErr w:type="spellEnd"/>
      <w:r w:rsidRPr="00D449C6">
        <w:t xml:space="preserve">) </w:t>
      </w:r>
      <w:r w:rsidRPr="00D449C6">
        <w:rPr>
          <w:i/>
          <w:iCs/>
        </w:rPr>
        <w:t>p</w:t>
      </w:r>
      <w:r w:rsidRPr="00D449C6">
        <w:t xml:space="preserve">-values, but inferences were based only on the latter. All analyses were conducted in R version 4.4.2 </w:t>
      </w:r>
      <w:r w:rsidR="00F46112">
        <w:fldChar w:fldCharType="begin"/>
      </w:r>
      <w:r w:rsidR="00F46112">
        <w:instrText xml:space="preserve"> ADDIN ZOTERO_ITEM CSL_CITATION {"citationID":"8E7Pdn2T","properties":{"unsorted":false,"formattedCitation":"(R Core Team, 2024)","plainCitation":"(R Core Team, 2024)","noteIndex":0},"citationItems":[{"id":6308,"uris":["http://zotero.org/groups/2276830/items/2CV9NFTJ"],"itemData":{"id":6308,"type":"software","publisher":"R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F46112">
        <w:fldChar w:fldCharType="separate"/>
      </w:r>
      <w:r w:rsidR="00F46112" w:rsidRPr="00F46112">
        <w:t>(R Core Team, 2024)</w:t>
      </w:r>
      <w:r w:rsidR="00F46112">
        <w:fldChar w:fldCharType="end"/>
      </w:r>
      <w:r w:rsidRPr="00D449C6">
        <w:t xml:space="preserve">, using RStudio 2026.08.0 </w:t>
      </w:r>
      <w:r w:rsidR="00F46112">
        <w:fldChar w:fldCharType="begin"/>
      </w:r>
      <w:r w:rsidR="00F46112">
        <w:instrText xml:space="preserve"> ADDIN ZOTERO_ITEM CSL_CITATION {"citationID":"1tQyPf4R","properties":{"unsorted":false,"formattedCitation":"(Posit Team, 2026)","plainCitation":"(Posit Team, 2026)","noteIndex":0},"citationItems":[{"id":6307,"uris":["http://zotero.org/groups/2276830/items/3G6AHDAC"],"itemData":{"id":6307,"type":"software","publisher":"Posit Software, PBC","publisher-place":"Boston, MA","title":"Rstudio: Integrated development environment for R","URL":"http://www.posit.co/","author":[{"family":"Posit Team","given":""}],"issued":{"date-parts":[["2026"]]}}}],"schema":"https://github.com/citation-style-language/schema/raw/master/csl-citation.json"} </w:instrText>
      </w:r>
      <w:r w:rsidR="00F46112">
        <w:fldChar w:fldCharType="separate"/>
      </w:r>
      <w:r w:rsidR="00F46112" w:rsidRPr="00F46112">
        <w:t>(Posit Team, 2026)</w:t>
      </w:r>
      <w:r w:rsidR="00F46112">
        <w:fldChar w:fldCharType="end"/>
      </w:r>
      <w:r w:rsidRPr="00D449C6">
        <w:t xml:space="preserve"> with support from the following packages: </w:t>
      </w:r>
      <w:proofErr w:type="spellStart"/>
      <w:r w:rsidRPr="00D449C6">
        <w:rPr>
          <w:i/>
          <w:iCs/>
        </w:rPr>
        <w:t>dplyr</w:t>
      </w:r>
      <w:proofErr w:type="spellEnd"/>
      <w:r w:rsidRPr="00D449C6">
        <w:rPr>
          <w:i/>
          <w:iCs/>
        </w:rPr>
        <w:t xml:space="preserve"> </w:t>
      </w:r>
      <w:r w:rsidR="00F46112">
        <w:fldChar w:fldCharType="begin"/>
      </w:r>
      <w:r w:rsidR="00F46112">
        <w:instrText xml:space="preserve"> ADDIN ZOTERO_ITEM CSL_CITATION {"citationID":"v4Rifao3","properties":{"unsorted":false,"formattedCitation":"(Wickham, Fran\\uc0\\u231{}ois, et al., 2023)","plainCitation":"(Wickham, François, et al., 2023)","noteIndex":0},"citationItems":[{"id":6306,"uris":["http://zotero.org/groups/2276830/items/9638J4G2"],"itemData":{"id":6306,"type":"software","publisher":"R package version 1.1.3","title":"dplyr: A grammar of data manipulation","URL":"https://CRAN.R-project.org/package=dplyr","author":[{"family":"Wickham","given":"H"},{"family":"François","given":"R"},{"family":"Henry","given":"L"},{"family":"Müller","given":"K"},{"family":"Vaughan","given":"D"}],"issued":{"date-parts":[["2023"]]}}}],"schema":"https://github.com/citation-style-language/schema/raw/master/csl-citation.json"} </w:instrText>
      </w:r>
      <w:r w:rsidR="00F46112">
        <w:fldChar w:fldCharType="separate"/>
      </w:r>
      <w:r w:rsidR="00F46112" w:rsidRPr="00F46112">
        <w:rPr>
          <w:rFonts w:cs="Times New Roman"/>
        </w:rPr>
        <w:t>(Wickham, François, et al., 2023)</w:t>
      </w:r>
      <w:r w:rsidR="00F46112">
        <w:fldChar w:fldCharType="end"/>
      </w:r>
      <w:r w:rsidRPr="00D449C6">
        <w:t xml:space="preserve">, </w:t>
      </w:r>
      <w:proofErr w:type="spellStart"/>
      <w:r w:rsidRPr="00D449C6">
        <w:rPr>
          <w:i/>
          <w:iCs/>
        </w:rPr>
        <w:t>tidyr</w:t>
      </w:r>
      <w:proofErr w:type="spellEnd"/>
      <w:r w:rsidRPr="00D449C6">
        <w:rPr>
          <w:i/>
          <w:iCs/>
        </w:rPr>
        <w:t xml:space="preserve"> </w:t>
      </w:r>
      <w:r w:rsidR="00F46112">
        <w:fldChar w:fldCharType="begin"/>
      </w:r>
      <w:r w:rsidR="00F46112">
        <w:instrText xml:space="preserve"> ADDIN ZOTERO_ITEM CSL_CITATION {"citationID":"rk14TRSw","properties":{"unsorted":false,"formattedCitation":"(Wickham, Vaughan, et al., 2023)","plainCitation":"(Wickham, Vaughan, et al., 2023)","noteIndex":0},"citationItems":[{"id":6305,"uris":["http://zotero.org/groups/2276830/items/96KCLVZL"],"itemData":{"id":6305,"type":"software","publisher":"R package version 1.3.0","title":"tidyr: Tidy messy data","URL":"https://CRAN.R-project.org/package=tidyr","author":[{"family":"Wickham","given":"H"},{"family":"Vaughan","given":"D"},{"family":"Girlich","given":"M."}],"issued":{"date-parts":[["2023"]]}}}],"schema":"https://github.com/citation-style-language/schema/raw/master/csl-citation.json"} </w:instrText>
      </w:r>
      <w:r w:rsidR="00F46112">
        <w:fldChar w:fldCharType="separate"/>
      </w:r>
      <w:r w:rsidR="00F46112" w:rsidRPr="00F46112">
        <w:t>(Wickham, Vaughan, et al., 2023)</w:t>
      </w:r>
      <w:r w:rsidR="00F46112">
        <w:fldChar w:fldCharType="end"/>
      </w:r>
      <w:r w:rsidRPr="00D449C6">
        <w:t xml:space="preserve">, </w:t>
      </w:r>
      <w:proofErr w:type="spellStart"/>
      <w:r w:rsidRPr="00D449C6">
        <w:rPr>
          <w:i/>
          <w:iCs/>
        </w:rPr>
        <w:t>stringr</w:t>
      </w:r>
      <w:proofErr w:type="spellEnd"/>
      <w:r w:rsidRPr="00D449C6">
        <w:rPr>
          <w:i/>
          <w:iCs/>
        </w:rPr>
        <w:t xml:space="preserve"> </w:t>
      </w:r>
      <w:r w:rsidR="00F46112">
        <w:fldChar w:fldCharType="begin"/>
      </w:r>
      <w:r w:rsidR="00B12D80">
        <w:instrText xml:space="preserve"> ADDIN ZOTERO_ITEM CSL_CITATION {"citationID":"2pH6C4Ab","properties":{"unsorted":false,"formattedCitation":"(Wickham, 2025)","plainCitation":"(Wickham, 2025)","noteIndex":0},"citationItems":[{"id":20572,"uris":["http://zotero.org/groups/2276830/items/9BI5WA7F"],"itemData":{"id":20572,"type":"software","abstract":"A consistent, simple and easy to use set of wrappers around the fantastic 'stringi' package. All function and argument names (and positions) are consistent, all functions deal with \"NA\"'s and zero length vectors in the same way, and the output from one function is easy to feed into the input of another.","license":"MIT + file LICENSE","source":"R-Packages","title":"stringr: Simple, Consistent Wrappers for Common String Operations","title-short":"stringr","URL":"https://cran.r-project.org/web/packages/stringr/index.html","version":"1.6.0","author":[{"family":"Wickham","given":"Hadley"}],"accessed":{"date-parts":[["2026",8,31]]},"issued":{"date-parts":[["2025",11,4]]}}}],"schema":"https://github.com/citation-style-language/schema/raw/master/csl-citation.json"} </w:instrText>
      </w:r>
      <w:r w:rsidR="00F46112">
        <w:fldChar w:fldCharType="separate"/>
      </w:r>
      <w:r w:rsidR="00B12D80" w:rsidRPr="00B12D80">
        <w:t>(Wickham, 2025)</w:t>
      </w:r>
      <w:r w:rsidR="00F46112">
        <w:fldChar w:fldCharType="end"/>
      </w:r>
      <w:r w:rsidR="00F46112">
        <w:t xml:space="preserve">, </w:t>
      </w:r>
      <w:proofErr w:type="spellStart"/>
      <w:r w:rsidRPr="00D449C6">
        <w:rPr>
          <w:i/>
          <w:iCs/>
        </w:rPr>
        <w:t>summarytools</w:t>
      </w:r>
      <w:proofErr w:type="spellEnd"/>
      <w:r w:rsidRPr="00D449C6">
        <w:rPr>
          <w:i/>
          <w:iCs/>
        </w:rPr>
        <w:t xml:space="preserve"> </w:t>
      </w:r>
      <w:r w:rsidR="00F46112">
        <w:fldChar w:fldCharType="begin"/>
      </w:r>
      <w:r w:rsidR="00F46112">
        <w:instrText xml:space="preserve"> ADDIN ZOTERO_ITEM CSL_CITATION {"citationID":"zHOFQ3s9","properties":{"unsorted":false,"formattedCitation":"(Comtois, 2022)","plainCitation":"(Comtois, 2022)","noteIndex":0},"citationItems":[{"id":6304,"uris":["http://zotero.org/groups/2276830/items/WWE4XR73"],"itemData":{"id":6304,"type":"software","publisher":"R package version 1.0.1","title":"summarytools: Tools to Quickly and Neatly Summarize Data","URL":"https://CRAN.R-project.org/package=summarytools","author":[{"family":"Comtois","given":"D"}],"issued":{"date-parts":[["2022"]]}}}],"schema":"https://github.com/citation-style-language/schema/raw/master/csl-citation.json"} </w:instrText>
      </w:r>
      <w:r w:rsidR="00F46112">
        <w:fldChar w:fldCharType="separate"/>
      </w:r>
      <w:r w:rsidR="00F46112" w:rsidRPr="00F46112">
        <w:t>(Comtois, 2022)</w:t>
      </w:r>
      <w:r w:rsidR="00F46112">
        <w:fldChar w:fldCharType="end"/>
      </w:r>
      <w:r w:rsidRPr="00D449C6">
        <w:t xml:space="preserve">, </w:t>
      </w:r>
      <w:proofErr w:type="spellStart"/>
      <w:r w:rsidRPr="00D449C6">
        <w:rPr>
          <w:i/>
          <w:iCs/>
        </w:rPr>
        <w:t>irr</w:t>
      </w:r>
      <w:proofErr w:type="spellEnd"/>
      <w:r w:rsidRPr="00D449C6">
        <w:rPr>
          <w:i/>
          <w:iCs/>
        </w:rPr>
        <w:t xml:space="preserve"> </w:t>
      </w:r>
      <w:r w:rsidR="00F46112">
        <w:fldChar w:fldCharType="begin"/>
      </w:r>
      <w:r w:rsidR="00F46112">
        <w:instrText xml:space="preserve"> ADDIN ZOTERO_ITEM CSL_CITATION {"citationID":"hkc2Qvx9","properties":{"unsorted":false,"formattedCitation":"(Gamer et al., 2026)","plainCitation":"(Gamer et al., 2026)","noteIndex":0},"citationItems":[{"id":20576,"uris":["http://zotero.org/groups/2276830/items/D63K8SDB"],"itemData":{"id":20576,"type":"software","abstract":"Coefficients of Interrater Reliability and Agreement for quantitative, ordinal and nominal data: ICC, Finn-Coefficient, Robinson's A, Kendall's W, Cohen's Kappa, ...","license":"GPL-2 | GPL-3 [expanded from: GPL (≥ 2)]","source":"R-Packages","title":"irr: Various Coefficients of Interrater Reliability and Agreement","title-short":"irr","URL":"https://cran.r-project.org/web/packages/irr/index.html","version":"0.85","author":[{"family":"Gamer","given":"Matthias"},{"family":"Lemon","given":"Jim"},{"family":"Fellows","given":"Ian"},{"family":"Singh","given":"Puspendra"}],"accessed":{"date-parts":[["2026",8,31]]},"issued":{"date-parts":[["2026",6,17]]}}}],"schema":"https://github.com/citation-style-language/schema/raw/master/csl-citation.json"} </w:instrText>
      </w:r>
      <w:r w:rsidR="00F46112">
        <w:fldChar w:fldCharType="separate"/>
      </w:r>
      <w:r w:rsidR="00F46112" w:rsidRPr="00F46112">
        <w:t>(Gamer et al., 2026)</w:t>
      </w:r>
      <w:r w:rsidR="00F46112">
        <w:fldChar w:fldCharType="end"/>
      </w:r>
      <w:r w:rsidRPr="00D449C6">
        <w:t xml:space="preserve">, </w:t>
      </w:r>
      <w:proofErr w:type="spellStart"/>
      <w:r w:rsidRPr="00D449C6">
        <w:rPr>
          <w:i/>
          <w:iCs/>
        </w:rPr>
        <w:t>readxl</w:t>
      </w:r>
      <w:proofErr w:type="spellEnd"/>
      <w:r w:rsidRPr="00D449C6">
        <w:rPr>
          <w:i/>
          <w:iCs/>
        </w:rPr>
        <w:t xml:space="preserve"> </w:t>
      </w:r>
      <w:r w:rsidR="00F46112">
        <w:fldChar w:fldCharType="begin"/>
      </w:r>
      <w:r w:rsidR="00B12D80">
        <w:instrText xml:space="preserve"> ADDIN ZOTERO_ITEM CSL_CITATION {"citationID":"rEjL6PsS","properties":{"unsorted":false,"formattedCitation":"(Wickham &amp; Bryan, 2026)","plainCitation":"(Wickham &amp; Bryan, 2026)","noteIndex":0},"citationItems":[{"id":20575,"uris":["http://zotero.org/groups/2276830/items/AE8T6E3L"],"itemData":{"id":20575,"type":"software","abstract":"Import excel files into R. Supports '.xls' via the embedded 'libxls' C library &lt;https://github.com/libxls/libxls&gt; and '.xlsx' via the embedded 'RapidXML' C++ library &lt;https://rapidxml.sourceforge.net/&gt;. Works on Windows, Mac and Linux without external dependencies.","license":"MIT + file LICENSE","source":"R-Packages","title":"readxl: Read Excel Files","title-short":"readxl","URL":"https://cran.r-project.org/web/packages/readxl/index.html","version":"1.5.0","author":[{"family":"Wickham","given":"Hadley"},{"family":"Bryan","given":"Jennifer"}],"accessed":{"date-parts":[["2026",8,31]]},"issued":{"date-parts":[["2026",5,16]]}}}],"schema":"https://github.com/citation-style-language/schema/raw/master/csl-citation.json"} </w:instrText>
      </w:r>
      <w:r w:rsidR="00F46112">
        <w:fldChar w:fldCharType="separate"/>
      </w:r>
      <w:r w:rsidR="00B12D80" w:rsidRPr="00B12D80">
        <w:t>(Wickham &amp; Bryan, 2026)</w:t>
      </w:r>
      <w:r w:rsidR="00F46112">
        <w:fldChar w:fldCharType="end"/>
      </w:r>
      <w:r w:rsidRPr="00D449C6">
        <w:t xml:space="preserve">, </w:t>
      </w:r>
      <w:proofErr w:type="spellStart"/>
      <w:r w:rsidRPr="00D449C6">
        <w:rPr>
          <w:i/>
          <w:iCs/>
        </w:rPr>
        <w:t>htestClust</w:t>
      </w:r>
      <w:proofErr w:type="spellEnd"/>
      <w:r w:rsidRPr="00D449C6">
        <w:rPr>
          <w:i/>
          <w:iCs/>
        </w:rPr>
        <w:t xml:space="preserve"> </w:t>
      </w:r>
      <w:r w:rsidR="00F46112">
        <w:fldChar w:fldCharType="begin"/>
      </w:r>
      <w:r w:rsidR="00F46112">
        <w:instrText xml:space="preserve"> ADDIN ZOTERO_ITEM CSL_CITATION {"citationID":"92IPPejq","properties":{"unsorted":false,"formattedCitation":"(Gregg et al., 2022)","plainCitation":"(Gregg et al., 2022)","noteIndex":0},"citationItems":[{"id":19199,"uris":["http://zotero.org/groups/2276830/items/WBPH4C63"],"itemData":{"id":19199,"type":"software","abstract":"A collection of reweighted marginal hypothesis tests for clustered data, based on reweighting methods of Williamson, J., Datta, S., and Satten, G. (2003) &lt;doi:10.1111/1541-0420.00005&gt;. The tests in this collection are clustered analogs to well-known hypothesis tests in the classical setting, and are appropriate for data with cluster- and/or group-size informativeness. The syntax and output of functions are modeled after common, recognizable functions native to R. Methods used in the package refer to Gregg, M., Datta, S., and Lorenz, D. (2020) &lt;doi:10.1177/0962280220928572&gt;, Nevalainen, J., Oja, H., and Datta, S. (2017) &lt;doi:10.1002/sim.7288&gt; Dutta, S. and Datta, S. (2015) &lt;doi:10.1111/biom.12447&gt;, Lorenz, D., Datta, S., and Harkema, S. (2011) &lt;doi:10.1002/sim.4368&gt;, Datta, S. and Satten, G. (2008) &lt;doi:10.1111/j.1541-0420.2007.00923.x&gt;, Datta, S. and Satten, G. (2005) &lt;doi:10.1198/016214504000001583&gt;.","license":"MIT + file LICENSE","source":"R-Packages","title":"htestClust: Reweighted Marginal Hypothesis Tests for Clustered Data","title-short":"htestClust","URL":"https://cran.r-project.org/web/packages/htestClust/index.html","version":"0.2.2","author":[{"family":"Gregg","given":"Mary"},{"family":"Datta","given":"Somnath"},{"family":"Lorenz","given":"Doug"}],"accessed":{"date-parts":[["2026",4,30]]},"issued":{"date-parts":[["2022",5,18]]}}}],"schema":"https://github.com/citation-style-language/schema/raw/master/csl-citation.json"} </w:instrText>
      </w:r>
      <w:r w:rsidR="00F46112">
        <w:fldChar w:fldCharType="separate"/>
      </w:r>
      <w:r w:rsidR="00F46112" w:rsidRPr="00F46112">
        <w:t>(Gregg et al., 2022)</w:t>
      </w:r>
      <w:r w:rsidR="00F46112">
        <w:fldChar w:fldCharType="end"/>
      </w:r>
      <w:r w:rsidRPr="00D449C6">
        <w:t xml:space="preserve">, </w:t>
      </w:r>
      <w:proofErr w:type="spellStart"/>
      <w:r w:rsidRPr="00D449C6">
        <w:rPr>
          <w:i/>
          <w:iCs/>
        </w:rPr>
        <w:t>rcompanion</w:t>
      </w:r>
      <w:proofErr w:type="spellEnd"/>
      <w:r w:rsidRPr="00D449C6">
        <w:rPr>
          <w:i/>
          <w:iCs/>
        </w:rPr>
        <w:t xml:space="preserve"> </w:t>
      </w:r>
      <w:r w:rsidR="00F46112">
        <w:fldChar w:fldCharType="begin"/>
      </w:r>
      <w:r w:rsidR="00F46112">
        <w:instrText xml:space="preserve"> ADDIN ZOTERO_ITEM CSL_CITATION {"citationID":"8i62L48V","properties":{"unsorted":false,"formattedCitation":"(Mangiafico, 2026)","plainCitation":"(Mangiafico, 2026)","noteIndex":0},"citationItems":[{"id":20573,"uris":["http://zotero.org/groups/2276830/items/2EPI8W6A"],"itemData":{"id":20573,"type":"software","abstract":"Functions and datasets to support Summary and Analysis of Extension Program Evaluation in R, and An R Companion for the Handbook of Biological Statistics. Vignettes are available at &lt;https://rcompanion.org&gt;.","license":"GPL-3","source":"R-Packages","title":"rcompanion: Functions to Support Extension Education Program Evaluation","title-short":"rcompanion","URL":"https://cran.r-project.org/web/packages/rcompanion/index.html","version":"2.5.4","author":[{"family":"Mangiafico","given":"Salvatore"}],"accessed":{"date-parts":[["2026",8,31]]},"issued":{"date-parts":[["2026",8,20]]}}}],"schema":"https://github.com/citation-style-language/schema/raw/master/csl-citation.json"} </w:instrText>
      </w:r>
      <w:r w:rsidR="00F46112">
        <w:fldChar w:fldCharType="separate"/>
      </w:r>
      <w:r w:rsidR="00F46112" w:rsidRPr="00F46112">
        <w:t>(Mangiafico, 2026)</w:t>
      </w:r>
      <w:r w:rsidR="00F46112">
        <w:fldChar w:fldCharType="end"/>
      </w:r>
      <w:r w:rsidRPr="00D449C6">
        <w:t xml:space="preserve">, </w:t>
      </w:r>
      <w:proofErr w:type="spellStart"/>
      <w:r w:rsidRPr="00D449C6">
        <w:rPr>
          <w:i/>
          <w:iCs/>
        </w:rPr>
        <w:t>forcats</w:t>
      </w:r>
      <w:proofErr w:type="spellEnd"/>
      <w:r w:rsidRPr="00D449C6">
        <w:rPr>
          <w:i/>
          <w:iCs/>
        </w:rPr>
        <w:t xml:space="preserve"> </w:t>
      </w:r>
      <w:r w:rsidR="00F46112">
        <w:fldChar w:fldCharType="begin"/>
      </w:r>
      <w:r w:rsidR="00F46112">
        <w:instrText xml:space="preserve"> ADDIN ZOTERO_ITEM CSL_CITATION {"citationID":"lWNEm0nv","properties":{"unsorted":false,"formattedCitation":"(Wickham, 2023)","plainCitation":"(Wickham, 2023)","noteIndex":0},"citationItems":[{"id":20574,"uris":["http://zotero.org/groups/2276830/items/H2DXZFIH"],"itemData":{"id":20574,"type":"software","abstract":"Helpers for reordering factor levels (including moving specified levels to front, ordering by first appearance, reversing, and randomly shuffling), and tools for modifying factor levels (including collapsing rare levels into other, 'anonymising', and manually 'recoding').","license":"MIT + file LICENSE","source":"R-Packages","title":"forcats: Tools for Working with Categorical Variables (Factors)","title-short":"forcats","URL":"https://cran.r-project.org/web/packages/forcats/index.html","version":"1.0.1","author":[{"family":"Wickham","given":"Hadley"}],"accessed":{"date-parts":[["2026",8,31]]},"issued":{"date-parts":[["2023"]]}}}],"schema":"https://github.com/citation-style-language/schema/raw/master/csl-citation.json"} </w:instrText>
      </w:r>
      <w:r w:rsidR="00F46112">
        <w:fldChar w:fldCharType="separate"/>
      </w:r>
      <w:r w:rsidR="00F46112" w:rsidRPr="00F46112">
        <w:t>(Wickham, 2023)</w:t>
      </w:r>
      <w:r w:rsidR="00F46112">
        <w:fldChar w:fldCharType="end"/>
      </w:r>
      <w:r w:rsidRPr="00D449C6">
        <w:t xml:space="preserve">, </w:t>
      </w:r>
      <w:r w:rsidRPr="00D449C6">
        <w:rPr>
          <w:i/>
          <w:iCs/>
        </w:rPr>
        <w:t xml:space="preserve">ggplot2 </w:t>
      </w:r>
      <w:r w:rsidR="00F46112">
        <w:fldChar w:fldCharType="begin"/>
      </w:r>
      <w:r w:rsidR="00F46112">
        <w:instrText xml:space="preserve"> ADDIN ZOTERO_ITEM CSL_CITATION {"citationID":"h8tHao5Z","properties":{"unsorted":false,"formattedCitation":"(Wickham, 2016)","plainCitation":"(Wickham, 2016)","noteIndex":0},"citationItems":[{"id":6303,"uris":["http://zotero.org/groups/2276830/items/IZTMZNVT"],"itemData":{"id":6303,"type":"software","publisher-place":"Springer-Verlag New York","title":"ggplot2: Elegant Graphics for Data Analysis","author":[{"family":"Wickham","given":"H"}],"issued":{"date-parts":[["2016"]]}}}],"schema":"https://github.com/citation-style-language/schema/raw/master/csl-citation.json"} </w:instrText>
      </w:r>
      <w:r w:rsidR="00F46112">
        <w:fldChar w:fldCharType="separate"/>
      </w:r>
      <w:r w:rsidR="00F46112" w:rsidRPr="00F46112">
        <w:t>(Wickham, 2016)</w:t>
      </w:r>
      <w:r w:rsidR="00F46112">
        <w:fldChar w:fldCharType="end"/>
      </w:r>
      <w:r w:rsidRPr="00D449C6">
        <w:t xml:space="preserve">, and </w:t>
      </w:r>
      <w:proofErr w:type="spellStart"/>
      <w:r w:rsidRPr="00D449C6">
        <w:rPr>
          <w:i/>
          <w:iCs/>
        </w:rPr>
        <w:t>cowplot</w:t>
      </w:r>
      <w:proofErr w:type="spellEnd"/>
      <w:r w:rsidRPr="00D449C6">
        <w:rPr>
          <w:i/>
          <w:iCs/>
        </w:rPr>
        <w:t xml:space="preserve"> </w:t>
      </w:r>
      <w:r w:rsidR="00F46112">
        <w:fldChar w:fldCharType="begin"/>
      </w:r>
      <w:r w:rsidR="00F46112">
        <w:instrText xml:space="preserve"> ADDIN ZOTERO_ITEM CSL_CITATION {"citationID":"14b4BStO","properties":{"unsorted":false,"formattedCitation":"(Wilke, 2020)","plainCitation":"(Wilke, 2020)","noteIndex":0},"citationItems":[{"id":6302,"uris":["http://zotero.org/groups/2276830/items/GMW2CI78"],"itemData":{"id":6302,"type":"software","publisher":"R package version 1.1.1","title":"cowplot: Streamlined Plot Theme and Plot Annotations for 'ggplot2'","URL":"https://CRAN.R-project.org/package=cowplot","author":[{"family":"Wilke","given":"C. O."}],"issued":{"date-parts":[["2020"]]}}}],"schema":"https://github.com/citation-style-language/schema/raw/master/csl-citation.json"} </w:instrText>
      </w:r>
      <w:r w:rsidR="00F46112">
        <w:fldChar w:fldCharType="separate"/>
      </w:r>
      <w:r w:rsidR="00F46112" w:rsidRPr="00F46112">
        <w:t>(Wilke, 2020)</w:t>
      </w:r>
      <w:r w:rsidR="00F46112">
        <w:fldChar w:fldCharType="end"/>
      </w:r>
      <w:r w:rsidRPr="00D449C6">
        <w:t>.</w:t>
      </w:r>
    </w:p>
    <w:p w14:paraId="7B9E9DDC" w14:textId="77777777" w:rsidR="00D449C6" w:rsidRPr="00D449C6" w:rsidRDefault="00D449C6" w:rsidP="00D449C6">
      <w:r w:rsidRPr="00D449C6">
        <w:t xml:space="preserve"> </w:t>
      </w:r>
    </w:p>
    <w:p w14:paraId="0F1B0C84" w14:textId="50EEFF3F" w:rsidR="00D449C6" w:rsidRPr="00D449C6" w:rsidRDefault="00D449C6" w:rsidP="00D449C6">
      <w:pPr>
        <w:ind w:firstLine="720"/>
      </w:pPr>
      <w:r w:rsidRPr="00D449C6">
        <w:lastRenderedPageBreak/>
        <w:t>Regarding probable effect sizes, the arguments made in the literature that registration will restrict exploratory research has often used extreme language such as that it will “put researchers in chains”</w:t>
      </w:r>
      <w:r w:rsidRPr="004269F8">
        <w:t xml:space="preserve"> (Scott, 2013)</w:t>
      </w:r>
      <w:r w:rsidRPr="00D449C6">
        <w:t>, “stifle discovery”</w:t>
      </w:r>
      <w:r w:rsidRPr="004269F8">
        <w:t xml:space="preserve"> (Goldin-Meadow, 2016)</w:t>
      </w:r>
      <w:r w:rsidRPr="00D449C6">
        <w:t xml:space="preserve"> and serve as a “stranglehold” on research</w:t>
      </w:r>
      <w:r w:rsidRPr="004269F8">
        <w:t xml:space="preserve"> (McDermott, 2022)</w:t>
      </w:r>
      <w:r w:rsidRPr="00D449C6">
        <w:t xml:space="preserve">. The severity of this language clearly implies a large effect, that we would see a dramatically lower rate of exploratory work in registered compared to non-registered studies. The only available evidence, however, indicates a moderate difference in the </w:t>
      </w:r>
      <w:r w:rsidRPr="00D449C6">
        <w:rPr>
          <w:i/>
          <w:iCs/>
        </w:rPr>
        <w:t xml:space="preserve">other </w:t>
      </w:r>
      <w:r w:rsidRPr="00D449C6">
        <w:t>direction, with a greater prevalence of exploratory research in Registered Reports compared with standard reports</w:t>
      </w:r>
      <w:r w:rsidRPr="004269F8">
        <w:t xml:space="preserve"> (O’Mahony, 2023)</w:t>
      </w:r>
      <w:r w:rsidRPr="00D449C6">
        <w:t>. The effect size phi, appropriate for 2x2 chi-square tests, was not reported in O’Mahony</w:t>
      </w:r>
      <w:r w:rsidRPr="004269F8">
        <w:t xml:space="preserve"> (2023)</w:t>
      </w:r>
      <w:r w:rsidRPr="00D449C6">
        <w:t xml:space="preserve">, but we can use the reported test statistic, </w:t>
      </w:r>
      <w:r w:rsidRPr="00D449C6">
        <w:rPr>
          <w:rFonts w:ascii="Times New Roman" w:hAnsi="Times New Roman" w:cs="Times New Roman"/>
        </w:rPr>
        <w:t>ꭕ</w:t>
      </w:r>
      <w:r w:rsidRPr="00D449C6">
        <w:rPr>
          <w:vertAlign w:val="superscript"/>
        </w:rPr>
        <w:t>2</w:t>
      </w:r>
      <w:r w:rsidRPr="00D449C6">
        <w:t xml:space="preserve">(1, </w:t>
      </w:r>
      <w:r w:rsidRPr="00D449C6">
        <w:rPr>
          <w:i/>
          <w:iCs/>
        </w:rPr>
        <w:t>N</w:t>
      </w:r>
      <w:r w:rsidRPr="00D449C6">
        <w:t xml:space="preserve"> = 510) = 16.19, p &lt; 0.001, to calculate it as </w:t>
      </w:r>
      <w:r w:rsidRPr="00D449C6">
        <w:rPr>
          <w:rFonts w:ascii="Times New Roman" w:hAnsi="Times New Roman" w:cs="Times New Roman"/>
        </w:rPr>
        <w:t>ɸ</w:t>
      </w:r>
      <w:r w:rsidRPr="00D449C6">
        <w:t xml:space="preserve"> =.18.</w:t>
      </w:r>
    </w:p>
    <w:p w14:paraId="1BBBE6B7" w14:textId="77777777" w:rsidR="00D449C6" w:rsidRPr="00D449C6" w:rsidRDefault="00D449C6" w:rsidP="00D449C6">
      <w:r w:rsidRPr="00D449C6">
        <w:t xml:space="preserve"> </w:t>
      </w:r>
    </w:p>
    <w:p w14:paraId="128ECE41" w14:textId="3DF8FF97" w:rsidR="00D449C6" w:rsidRPr="00D449C6" w:rsidRDefault="00D449C6" w:rsidP="00D449C6">
      <w:pPr>
        <w:ind w:firstLine="720"/>
      </w:pPr>
      <w:r w:rsidRPr="00D449C6">
        <w:t>It is difficult to say what effect size is the smallest that would be meaningful. Our goal in this project, however, was to address the extreme claims about the damaging impact of registration, and we were thus primarily interested in large effects. Given that we are conducting a more tightly controlled analysis than</w:t>
      </w:r>
      <w:r w:rsidRPr="004269F8">
        <w:t xml:space="preserve"> O’Mahony (2023</w:t>
      </w:r>
      <w:r w:rsidRPr="00D449C6">
        <w:t xml:space="preserve">), in terms of assessment of reported exploratory research, we opted to use </w:t>
      </w:r>
      <w:r w:rsidRPr="00D449C6">
        <w:rPr>
          <w:rFonts w:ascii="Times New Roman" w:hAnsi="Times New Roman" w:cs="Times New Roman"/>
        </w:rPr>
        <w:t>ɸ</w:t>
      </w:r>
      <w:r w:rsidRPr="00D449C6">
        <w:t xml:space="preserve"> =.20 as the target effect size for 2x2 chi squares and the corresponding Cohen’s </w:t>
      </w:r>
      <w:r w:rsidRPr="00D449C6">
        <w:rPr>
          <w:i/>
          <w:iCs/>
        </w:rPr>
        <w:t xml:space="preserve">d </w:t>
      </w:r>
      <w:r w:rsidRPr="00D449C6">
        <w:t xml:space="preserve">= .40 for </w:t>
      </w:r>
      <w:r w:rsidRPr="00D449C6">
        <w:rPr>
          <w:i/>
          <w:iCs/>
        </w:rPr>
        <w:t>t</w:t>
      </w:r>
      <w:r w:rsidRPr="00D449C6">
        <w:t xml:space="preserve">-tests. Power analyses were conducted using the </w:t>
      </w:r>
      <w:proofErr w:type="spellStart"/>
      <w:r w:rsidRPr="00D449C6">
        <w:t>pwr.chisq.test</w:t>
      </w:r>
      <w:proofErr w:type="spellEnd"/>
      <w:r w:rsidRPr="00D449C6">
        <w:t xml:space="preserve">() and </w:t>
      </w:r>
      <w:proofErr w:type="spellStart"/>
      <w:r w:rsidRPr="00D449C6">
        <w:t>pwr.t.test</w:t>
      </w:r>
      <w:proofErr w:type="spellEnd"/>
      <w:r w:rsidRPr="00D449C6">
        <w:t xml:space="preserve">() functions from the </w:t>
      </w:r>
      <w:proofErr w:type="spellStart"/>
      <w:r w:rsidRPr="00D449C6">
        <w:rPr>
          <w:i/>
          <w:iCs/>
        </w:rPr>
        <w:t>pwr</w:t>
      </w:r>
      <w:proofErr w:type="spellEnd"/>
      <w:r w:rsidRPr="00D449C6">
        <w:rPr>
          <w:i/>
          <w:iCs/>
        </w:rPr>
        <w:t xml:space="preserve"> </w:t>
      </w:r>
      <w:r w:rsidRPr="00D449C6">
        <w:t>package in R</w:t>
      </w:r>
      <w:r w:rsidRPr="004269F8">
        <w:t xml:space="preserve"> </w:t>
      </w:r>
      <w:r w:rsidR="004269F8">
        <w:fldChar w:fldCharType="begin"/>
      </w:r>
      <w:r w:rsidR="004269F8">
        <w:instrText xml:space="preserve"> ADDIN ZOTERO_ITEM CSL_CITATION {"citationID":"gFdmNEgv","properties":{"unsorted":false,"formattedCitation":"(Champely et al., 2020)","plainCitation":"(Champely et al., 2020)","noteIndex":0},"citationItems":[{"id":6102,"uris":["http://zotero.org/groups/2276830/items/92IXQ5EV"],"itemData":{"id":6102,"type":"software","abstract":"Power analysis functions along the lines of Cohen (1988).","license":"GPL (≥ 3)","source":"R-Packages","title":"pwr: Basic Functions for Power Analysis","title-short":"pwr","URL":"https://cran.r-project.org/web/packages/pwr/","version":"1.3-0","author":[{"family":"Champely","given":"Stephane"},{"family":"Ekstrom","given":"Claus"},{"family":"Dalgaard","given":"Peter"},{"family":"Gill","given":"Jeffrey"},{"family":"Weibelzahl","given":"Stephan"},{"family":"Anandkumar","given":"Aditya"},{"family":"Ford","given":"Clay"},{"family":"Volcic","given":"Robert"},{"family":"Rosario","given":"Helios De"}],"accessed":{"date-parts":[["2025",11,23]]},"issued":{"date-parts":[["2020",3,17]]}}}],"schema":"https://github.com/citation-style-language/schema/raw/master/csl-citation.json"} </w:instrText>
      </w:r>
      <w:r w:rsidR="004269F8">
        <w:fldChar w:fldCharType="separate"/>
      </w:r>
      <w:r w:rsidR="004269F8" w:rsidRPr="004269F8">
        <w:t>(Champely et al., 2020)</w:t>
      </w:r>
      <w:r w:rsidR="004269F8">
        <w:fldChar w:fldCharType="end"/>
      </w:r>
      <w:r w:rsidRPr="00D449C6">
        <w:t xml:space="preserve">. Power analysis based on </w:t>
      </w:r>
      <w:r w:rsidRPr="00D449C6">
        <w:rPr>
          <w:rFonts w:ascii="Times New Roman" w:hAnsi="Times New Roman" w:cs="Times New Roman"/>
        </w:rPr>
        <w:t>ɸ</w:t>
      </w:r>
      <w:r w:rsidRPr="00D449C6">
        <w:t xml:space="preserve"> =.20, power = .80, and alpha = .05 indicated a total sample size of 196 articles. Power analysis based on </w:t>
      </w:r>
      <w:r w:rsidRPr="00D449C6">
        <w:rPr>
          <w:i/>
          <w:iCs/>
        </w:rPr>
        <w:t>d</w:t>
      </w:r>
      <w:r w:rsidRPr="00D449C6">
        <w:t xml:space="preserve"> =.40, power = .80, and alpha = .05 (two-sided) indicated a sample size of 99 for each group.  </w:t>
      </w:r>
    </w:p>
    <w:p w14:paraId="0B8B49F1" w14:textId="77777777" w:rsidR="00D449C6" w:rsidRPr="00D449C6" w:rsidRDefault="00D449C6" w:rsidP="00D449C6">
      <w:r w:rsidRPr="00D449C6">
        <w:t xml:space="preserve"> </w:t>
      </w:r>
    </w:p>
    <w:p w14:paraId="79A04A1C" w14:textId="52A05E21" w:rsidR="00D449C6" w:rsidRPr="00D449C6" w:rsidRDefault="00D449C6" w:rsidP="00D449C6">
      <w:pPr>
        <w:ind w:firstLine="720"/>
      </w:pPr>
      <w:r w:rsidRPr="00D449C6">
        <w:t xml:space="preserve">Analyses were conducted using chi-square tests of independence (binary data) and two-sample group-weighted tests of means, similar to a </w:t>
      </w:r>
      <w:r w:rsidRPr="00D449C6">
        <w:rPr>
          <w:i/>
          <w:iCs/>
        </w:rPr>
        <w:t>t</w:t>
      </w:r>
      <w:r w:rsidRPr="00D449C6">
        <w:t xml:space="preserve">-test (continuous data), which accounted for journal-level clustering using the </w:t>
      </w:r>
      <w:proofErr w:type="spellStart"/>
      <w:r w:rsidRPr="00D449C6">
        <w:rPr>
          <w:i/>
          <w:iCs/>
        </w:rPr>
        <w:t>htestClust</w:t>
      </w:r>
      <w:proofErr w:type="spellEnd"/>
      <w:r w:rsidRPr="00D449C6">
        <w:rPr>
          <w:i/>
          <w:iCs/>
        </w:rPr>
        <w:t xml:space="preserve"> </w:t>
      </w:r>
      <w:r w:rsidR="00F46112">
        <w:fldChar w:fldCharType="begin"/>
      </w:r>
      <w:r w:rsidR="00F46112">
        <w:instrText xml:space="preserve"> ADDIN ZOTERO_ITEM CSL_CITATION {"citationID":"awiOS1kV","properties":{"unsorted":false,"formattedCitation":"(Gregg et al., 2022)","plainCitation":"(Gregg et al., 2022)","noteIndex":0},"citationItems":[{"id":19199,"uris":["http://zotero.org/groups/2276830/items/WBPH4C63"],"itemData":{"id":19199,"type":"software","abstract":"A collection of reweighted marginal hypothesis tests for clustered data, based on reweighting methods of Williamson, J., Datta, S., and Satten, G. (2003) &lt;doi:10.1111/1541-0420.00005&gt;. The tests in this collection are clustered analogs to well-known hypothesis tests in the classical setting, and are appropriate for data with cluster- and/or group-size informativeness. The syntax and output of functions are modeled after common, recognizable functions native to R. Methods used in the package refer to Gregg, M., Datta, S., and Lorenz, D. (2020) &lt;doi:10.1177/0962280220928572&gt;, Nevalainen, J., Oja, H., and Datta, S. (2017) &lt;doi:10.1002/sim.7288&gt; Dutta, S. and Datta, S. (2015) &lt;doi:10.1111/biom.12447&gt;, Lorenz, D., Datta, S., and Harkema, S. (2011) &lt;doi:10.1002/sim.4368&gt;, Datta, S. and Satten, G. (2008) &lt;doi:10.1111/j.1541-0420.2007.00923.x&gt;, Datta, S. and Satten, G. (2005) &lt;doi:10.1198/016214504000001583&gt;.","license":"MIT + file LICENSE","source":"R-Packages","title":"htestClust: Reweighted Marginal Hypothesis Tests for Clustered Data","title-short":"htestClust","URL":"https://cran.r-project.org/web/packages/htestClust/index.html","version":"0.2.2","author":[{"family":"Gregg","given":"Mary"},{"family":"Datta","given":"Somnath"},{"family":"Lorenz","given":"Doug"}],"accessed":{"date-parts":[["2026",4,30]]},"issued":{"date-parts":[["2022",5,18]]}}}],"schema":"https://github.com/citation-style-language/schema/raw/master/csl-citation.json"} </w:instrText>
      </w:r>
      <w:r w:rsidR="00F46112">
        <w:fldChar w:fldCharType="separate"/>
      </w:r>
      <w:r w:rsidR="00F46112" w:rsidRPr="00F46112">
        <w:t>(Gregg et al., 2022)</w:t>
      </w:r>
      <w:r w:rsidR="00F46112">
        <w:fldChar w:fldCharType="end"/>
      </w:r>
      <w:r w:rsidR="00F46112">
        <w:t xml:space="preserve"> </w:t>
      </w:r>
      <w:r w:rsidRPr="00D449C6">
        <w:t xml:space="preserve">package. However, the power analysis does not consider clustering because it was unknown a) how many journals would be included in the final analysis, b) how many articles would come from each included journal, and c) how much journal-level variation to expect. As preregistered sensitivity tests, all analyses were also conducted without accounting for clustering by journal. As a non-registered secondary sensitivity test, we also conducted tests that accounted for clustering based on the matching procedure (e.g., treating a Registered Report and its traditional article match as clustered), given that the selection process was non-independent. All reported analyses were preregistered unless otherwise specified, and Table S1 includes a list of deviations. </w:t>
      </w:r>
    </w:p>
    <w:p w14:paraId="000000DF" w14:textId="77777777" w:rsidR="00622082" w:rsidRDefault="00622082"/>
    <w:p w14:paraId="72EE5877" w14:textId="77777777" w:rsidR="00D449C6" w:rsidRPr="00D449C6" w:rsidRDefault="00D449C6" w:rsidP="00E34129">
      <w:pPr>
        <w:jc w:val="center"/>
        <w:rPr>
          <w:b/>
          <w:bCs/>
        </w:rPr>
      </w:pPr>
      <w:r w:rsidRPr="00D449C6">
        <w:rPr>
          <w:b/>
          <w:bCs/>
        </w:rPr>
        <w:t>Results</w:t>
      </w:r>
    </w:p>
    <w:p w14:paraId="3CC4C03F" w14:textId="77777777" w:rsidR="00D449C6" w:rsidRPr="00D449C6" w:rsidRDefault="00D449C6" w:rsidP="00D449C6"/>
    <w:p w14:paraId="631003D5" w14:textId="77777777" w:rsidR="00D449C6" w:rsidRPr="00D449C6" w:rsidRDefault="00D449C6" w:rsidP="00D449C6">
      <w:pPr>
        <w:rPr>
          <w:b/>
          <w:bCs/>
        </w:rPr>
      </w:pPr>
      <w:r w:rsidRPr="00D449C6">
        <w:rPr>
          <w:b/>
          <w:bCs/>
        </w:rPr>
        <w:t>Dataset Description</w:t>
      </w:r>
    </w:p>
    <w:p w14:paraId="786FDF23" w14:textId="77777777" w:rsidR="00D449C6" w:rsidRPr="00D449C6" w:rsidRDefault="00D449C6" w:rsidP="00D449C6"/>
    <w:p w14:paraId="000000E0" w14:textId="525F2114" w:rsidR="00622082" w:rsidRDefault="00D449C6" w:rsidP="00D449C6">
      <w:r w:rsidRPr="00D449C6">
        <w:tab/>
      </w:r>
      <w:r w:rsidR="00B45EB3" w:rsidRPr="00B45EB3">
        <w:t>Although we drew from a pool of 47 journals publishing Registered Reports, our final dataset included articles from only 30 of these journals. This difference is a result of randomly selecting a subset for inclusion, as well as the uneven distribution of Registered Reports published across the journals. Indeed, as seen in Table 1, nearly 40% of the articles came from just three journals (</w:t>
      </w:r>
      <w:r w:rsidR="00B45EB3" w:rsidRPr="00B45EB3">
        <w:rPr>
          <w:i/>
          <w:iCs/>
        </w:rPr>
        <w:t>Cortex</w:t>
      </w:r>
      <w:r w:rsidR="00B45EB3" w:rsidRPr="00B45EB3">
        <w:t xml:space="preserve">, </w:t>
      </w:r>
      <w:r w:rsidR="00B45EB3" w:rsidRPr="00B45EB3">
        <w:rPr>
          <w:i/>
          <w:iCs/>
        </w:rPr>
        <w:t>Nature Human Behavior</w:t>
      </w:r>
      <w:r w:rsidR="00B45EB3" w:rsidRPr="00B45EB3">
        <w:t xml:space="preserve">, and </w:t>
      </w:r>
      <w:r w:rsidR="00B45EB3" w:rsidRPr="00B45EB3">
        <w:rPr>
          <w:i/>
          <w:iCs/>
        </w:rPr>
        <w:t>Journal of Experimental Social Psychology</w:t>
      </w:r>
      <w:r w:rsidR="00B45EB3" w:rsidRPr="00B45EB3">
        <w:t>). This is a clear limitation of the dataset and the conclusions we can draw, but it also represents the reality of the Registered Reports landscape.</w:t>
      </w:r>
    </w:p>
    <w:p w14:paraId="6DFDABC7" w14:textId="77777777" w:rsidR="00E34129" w:rsidRDefault="00E34129"/>
    <w:p w14:paraId="742A69C4" w14:textId="77777777" w:rsidR="00D449C6" w:rsidRPr="00D449C6" w:rsidRDefault="00D449C6" w:rsidP="00D449C6">
      <w:pPr>
        <w:rPr>
          <w:b/>
          <w:bCs/>
        </w:rPr>
      </w:pPr>
      <w:r w:rsidRPr="00D449C6">
        <w:rPr>
          <w:b/>
          <w:bCs/>
        </w:rPr>
        <w:t xml:space="preserve">Descriptive Statistics </w:t>
      </w:r>
    </w:p>
    <w:p w14:paraId="1A2870A1" w14:textId="77777777" w:rsidR="00D449C6" w:rsidRPr="00D449C6" w:rsidRDefault="00D449C6" w:rsidP="00D449C6"/>
    <w:p w14:paraId="1C757DAC" w14:textId="1F741593" w:rsidR="00D449C6" w:rsidRPr="00D449C6" w:rsidRDefault="00D449C6" w:rsidP="00D449C6">
      <w:r w:rsidRPr="00D449C6">
        <w:lastRenderedPageBreak/>
        <w:tab/>
      </w:r>
      <w:r w:rsidR="00B45EB3" w:rsidRPr="00B45EB3">
        <w:t xml:space="preserve">The raw frequencies of exploratory research reported across article types are displayed in Figures 2-4. Figure 2 shows the results for the binary count measure, meaning any reporting of exploratory research across the seven coding categories, ranging from a low of 16% in the traditional articles from 2010 to a high of 84% in Registered Reports. </w:t>
      </w:r>
      <w:r w:rsidR="00B45EB3">
        <w:t xml:space="preserve">In between these, </w:t>
      </w:r>
      <w:r w:rsidR="00B45EB3" w:rsidRPr="00B45EB3">
        <w:t>29% of the traditional matches and 71% of the preregistered articles reported any exploratory research</w:t>
      </w:r>
      <w:r w:rsidRPr="00D449C6">
        <w:t xml:space="preserve">. Figure 3 shows binary presence across six of the seven categories that were coded; exploratory research in the articles titles is omitted because this was not detected in any article in the entire set. The highest frequencies of presence were for </w:t>
      </w:r>
      <w:r w:rsidR="00860117">
        <w:t>R</w:t>
      </w:r>
      <w:r w:rsidRPr="00D449C6">
        <w:t xml:space="preserve">esults sections, followed by </w:t>
      </w:r>
      <w:r w:rsidR="00860117">
        <w:t>D</w:t>
      </w:r>
      <w:r w:rsidRPr="00D449C6">
        <w:t xml:space="preserve">iscussion and </w:t>
      </w:r>
      <w:r w:rsidR="00860117">
        <w:t>M</w:t>
      </w:r>
      <w:r w:rsidRPr="00D449C6">
        <w:t xml:space="preserve">ethod sections. </w:t>
      </w:r>
    </w:p>
    <w:tbl>
      <w:tblPr>
        <w:tblW w:w="6660" w:type="dxa"/>
        <w:tblLook w:val="04A0" w:firstRow="1" w:lastRow="0" w:firstColumn="1" w:lastColumn="0" w:noHBand="0" w:noVBand="1"/>
      </w:tblPr>
      <w:tblGrid>
        <w:gridCol w:w="4220"/>
        <w:gridCol w:w="1140"/>
        <w:gridCol w:w="1300"/>
      </w:tblGrid>
      <w:tr w:rsidR="00E34129" w:rsidRPr="00E34129" w14:paraId="3AD42249" w14:textId="77777777" w:rsidTr="00E34129">
        <w:trPr>
          <w:trHeight w:val="495"/>
        </w:trPr>
        <w:tc>
          <w:tcPr>
            <w:tcW w:w="4220" w:type="dxa"/>
            <w:tcBorders>
              <w:top w:val="nil"/>
              <w:left w:val="nil"/>
              <w:bottom w:val="nil"/>
              <w:right w:val="nil"/>
            </w:tcBorders>
            <w:noWrap/>
            <w:vAlign w:val="center"/>
            <w:hideMark/>
          </w:tcPr>
          <w:p w14:paraId="7A453949"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Table 1</w:t>
            </w:r>
          </w:p>
        </w:tc>
        <w:tc>
          <w:tcPr>
            <w:tcW w:w="1140" w:type="dxa"/>
            <w:tcBorders>
              <w:top w:val="nil"/>
              <w:left w:val="nil"/>
              <w:bottom w:val="nil"/>
              <w:right w:val="nil"/>
            </w:tcBorders>
            <w:noWrap/>
            <w:vAlign w:val="bottom"/>
            <w:hideMark/>
          </w:tcPr>
          <w:p w14:paraId="4CB3B1DC" w14:textId="77777777" w:rsidR="00E34129" w:rsidRPr="00E34129" w:rsidRDefault="00E34129" w:rsidP="00E34129">
            <w:pPr>
              <w:rPr>
                <w:rFonts w:eastAsia="Times New Roman" w:cs="Times New Roman"/>
                <w:color w:val="000000"/>
                <w:sz w:val="22"/>
                <w:szCs w:val="22"/>
                <w:lang w:val="en-US"/>
              </w:rPr>
            </w:pPr>
          </w:p>
        </w:tc>
        <w:tc>
          <w:tcPr>
            <w:tcW w:w="1300" w:type="dxa"/>
            <w:tcBorders>
              <w:top w:val="nil"/>
              <w:left w:val="nil"/>
              <w:bottom w:val="nil"/>
              <w:right w:val="nil"/>
            </w:tcBorders>
            <w:noWrap/>
            <w:vAlign w:val="bottom"/>
            <w:hideMark/>
          </w:tcPr>
          <w:p w14:paraId="24BB2701" w14:textId="77777777" w:rsidR="00E34129" w:rsidRPr="00E34129" w:rsidRDefault="00E34129" w:rsidP="00E34129">
            <w:pPr>
              <w:rPr>
                <w:rFonts w:ascii="Times New Roman" w:eastAsia="Times New Roman" w:hAnsi="Times New Roman" w:cs="Times New Roman"/>
                <w:sz w:val="20"/>
                <w:szCs w:val="20"/>
                <w:lang w:val="en-US"/>
              </w:rPr>
            </w:pPr>
          </w:p>
        </w:tc>
      </w:tr>
      <w:tr w:rsidR="00E34129" w:rsidRPr="00E34129" w14:paraId="2760A3B7" w14:textId="77777777" w:rsidTr="00E34129">
        <w:trPr>
          <w:trHeight w:val="480"/>
        </w:trPr>
        <w:tc>
          <w:tcPr>
            <w:tcW w:w="6660" w:type="dxa"/>
            <w:gridSpan w:val="3"/>
            <w:tcBorders>
              <w:top w:val="nil"/>
              <w:left w:val="nil"/>
              <w:bottom w:val="single" w:sz="4" w:space="0" w:color="auto"/>
              <w:right w:val="nil"/>
            </w:tcBorders>
            <w:noWrap/>
            <w:vAlign w:val="center"/>
            <w:hideMark/>
          </w:tcPr>
          <w:p w14:paraId="77342AF3" w14:textId="77777777" w:rsidR="00E34129" w:rsidRPr="00E34129" w:rsidRDefault="00E34129" w:rsidP="00E34129">
            <w:pPr>
              <w:rPr>
                <w:rFonts w:eastAsia="Times New Roman" w:cs="Times New Roman"/>
                <w:i/>
                <w:iCs/>
                <w:color w:val="000000"/>
                <w:sz w:val="22"/>
                <w:szCs w:val="22"/>
                <w:lang w:val="en-US"/>
              </w:rPr>
            </w:pPr>
            <w:r w:rsidRPr="00E34129">
              <w:rPr>
                <w:rFonts w:eastAsia="Times New Roman" w:cs="Times New Roman"/>
                <w:i/>
                <w:iCs/>
                <w:color w:val="000000"/>
                <w:sz w:val="22"/>
                <w:szCs w:val="22"/>
                <w:lang w:val="en-US"/>
              </w:rPr>
              <w:t>Frequency of Registered Report Articles by Journal</w:t>
            </w:r>
          </w:p>
        </w:tc>
      </w:tr>
      <w:tr w:rsidR="00E34129" w:rsidRPr="00E34129" w14:paraId="7F9CCE58" w14:textId="77777777" w:rsidTr="00E34129">
        <w:trPr>
          <w:trHeight w:val="690"/>
        </w:trPr>
        <w:tc>
          <w:tcPr>
            <w:tcW w:w="4220" w:type="dxa"/>
            <w:tcBorders>
              <w:top w:val="nil"/>
              <w:left w:val="nil"/>
              <w:bottom w:val="single" w:sz="4" w:space="0" w:color="auto"/>
              <w:right w:val="nil"/>
            </w:tcBorders>
            <w:noWrap/>
            <w:vAlign w:val="center"/>
            <w:hideMark/>
          </w:tcPr>
          <w:p w14:paraId="41756BA3"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Journal</w:t>
            </w:r>
          </w:p>
        </w:tc>
        <w:tc>
          <w:tcPr>
            <w:tcW w:w="1140" w:type="dxa"/>
            <w:tcBorders>
              <w:top w:val="nil"/>
              <w:left w:val="nil"/>
              <w:bottom w:val="single" w:sz="4" w:space="0" w:color="auto"/>
              <w:right w:val="nil"/>
            </w:tcBorders>
            <w:noWrap/>
            <w:vAlign w:val="center"/>
            <w:hideMark/>
          </w:tcPr>
          <w:p w14:paraId="50AF22FB"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Number</w:t>
            </w:r>
          </w:p>
        </w:tc>
        <w:tc>
          <w:tcPr>
            <w:tcW w:w="1300" w:type="dxa"/>
            <w:tcBorders>
              <w:top w:val="nil"/>
              <w:left w:val="nil"/>
              <w:bottom w:val="single" w:sz="4" w:space="0" w:color="auto"/>
              <w:right w:val="nil"/>
            </w:tcBorders>
            <w:vAlign w:val="center"/>
            <w:hideMark/>
          </w:tcPr>
          <w:p w14:paraId="69DDDE0F"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Cumulative Frequency</w:t>
            </w:r>
          </w:p>
        </w:tc>
      </w:tr>
      <w:tr w:rsidR="00E34129" w:rsidRPr="00E34129" w14:paraId="0112C32D" w14:textId="77777777" w:rsidTr="00E34129">
        <w:trPr>
          <w:trHeight w:val="342"/>
        </w:trPr>
        <w:tc>
          <w:tcPr>
            <w:tcW w:w="4220" w:type="dxa"/>
            <w:tcBorders>
              <w:top w:val="nil"/>
              <w:left w:val="nil"/>
              <w:bottom w:val="nil"/>
              <w:right w:val="nil"/>
            </w:tcBorders>
            <w:noWrap/>
            <w:vAlign w:val="bottom"/>
            <w:hideMark/>
          </w:tcPr>
          <w:p w14:paraId="3DA51190"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Cortex</w:t>
            </w:r>
          </w:p>
        </w:tc>
        <w:tc>
          <w:tcPr>
            <w:tcW w:w="1140" w:type="dxa"/>
            <w:tcBorders>
              <w:top w:val="nil"/>
              <w:left w:val="nil"/>
              <w:bottom w:val="nil"/>
              <w:right w:val="nil"/>
            </w:tcBorders>
            <w:noWrap/>
            <w:vAlign w:val="bottom"/>
            <w:hideMark/>
          </w:tcPr>
          <w:p w14:paraId="009F8414"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19</w:t>
            </w:r>
          </w:p>
        </w:tc>
        <w:tc>
          <w:tcPr>
            <w:tcW w:w="1300" w:type="dxa"/>
            <w:tcBorders>
              <w:top w:val="nil"/>
              <w:left w:val="nil"/>
              <w:bottom w:val="nil"/>
              <w:right w:val="nil"/>
            </w:tcBorders>
            <w:noWrap/>
            <w:vAlign w:val="bottom"/>
            <w:hideMark/>
          </w:tcPr>
          <w:p w14:paraId="029AA0AD"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19%</w:t>
            </w:r>
          </w:p>
        </w:tc>
      </w:tr>
      <w:tr w:rsidR="00E34129" w:rsidRPr="00E34129" w14:paraId="0BA66F38" w14:textId="77777777" w:rsidTr="00E34129">
        <w:trPr>
          <w:trHeight w:val="342"/>
        </w:trPr>
        <w:tc>
          <w:tcPr>
            <w:tcW w:w="4220" w:type="dxa"/>
            <w:tcBorders>
              <w:top w:val="nil"/>
              <w:left w:val="nil"/>
              <w:bottom w:val="nil"/>
              <w:right w:val="nil"/>
            </w:tcBorders>
            <w:noWrap/>
            <w:vAlign w:val="bottom"/>
            <w:hideMark/>
          </w:tcPr>
          <w:p w14:paraId="47D64869"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 xml:space="preserve">Nature Human </w:t>
            </w:r>
            <w:proofErr w:type="spellStart"/>
            <w:r w:rsidRPr="00E34129">
              <w:rPr>
                <w:rFonts w:eastAsia="Times New Roman" w:cs="Times New Roman"/>
                <w:color w:val="000000"/>
                <w:sz w:val="22"/>
                <w:szCs w:val="22"/>
                <w:lang w:val="en-US"/>
              </w:rPr>
              <w:t>Behaviour</w:t>
            </w:r>
            <w:proofErr w:type="spellEnd"/>
          </w:p>
        </w:tc>
        <w:tc>
          <w:tcPr>
            <w:tcW w:w="1140" w:type="dxa"/>
            <w:tcBorders>
              <w:top w:val="nil"/>
              <w:left w:val="nil"/>
              <w:bottom w:val="nil"/>
              <w:right w:val="nil"/>
            </w:tcBorders>
            <w:noWrap/>
            <w:vAlign w:val="bottom"/>
            <w:hideMark/>
          </w:tcPr>
          <w:p w14:paraId="02A4B20B"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11</w:t>
            </w:r>
          </w:p>
        </w:tc>
        <w:tc>
          <w:tcPr>
            <w:tcW w:w="1300" w:type="dxa"/>
            <w:tcBorders>
              <w:top w:val="nil"/>
              <w:left w:val="nil"/>
              <w:bottom w:val="nil"/>
              <w:right w:val="nil"/>
            </w:tcBorders>
            <w:noWrap/>
            <w:vAlign w:val="bottom"/>
            <w:hideMark/>
          </w:tcPr>
          <w:p w14:paraId="034F135C"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30%</w:t>
            </w:r>
          </w:p>
        </w:tc>
      </w:tr>
      <w:tr w:rsidR="00E34129" w:rsidRPr="00E34129" w14:paraId="11304007" w14:textId="77777777" w:rsidTr="00E34129">
        <w:trPr>
          <w:trHeight w:val="342"/>
        </w:trPr>
        <w:tc>
          <w:tcPr>
            <w:tcW w:w="4220" w:type="dxa"/>
            <w:tcBorders>
              <w:top w:val="nil"/>
              <w:left w:val="nil"/>
              <w:bottom w:val="nil"/>
              <w:right w:val="nil"/>
            </w:tcBorders>
            <w:noWrap/>
            <w:vAlign w:val="bottom"/>
            <w:hideMark/>
          </w:tcPr>
          <w:p w14:paraId="0B0563B3"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Journal of Experimental Social Psychology</w:t>
            </w:r>
          </w:p>
        </w:tc>
        <w:tc>
          <w:tcPr>
            <w:tcW w:w="1140" w:type="dxa"/>
            <w:tcBorders>
              <w:top w:val="nil"/>
              <w:left w:val="nil"/>
              <w:bottom w:val="nil"/>
              <w:right w:val="nil"/>
            </w:tcBorders>
            <w:noWrap/>
            <w:vAlign w:val="bottom"/>
            <w:hideMark/>
          </w:tcPr>
          <w:p w14:paraId="68CE8A42"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8</w:t>
            </w:r>
          </w:p>
        </w:tc>
        <w:tc>
          <w:tcPr>
            <w:tcW w:w="1300" w:type="dxa"/>
            <w:tcBorders>
              <w:top w:val="nil"/>
              <w:left w:val="nil"/>
              <w:bottom w:val="nil"/>
              <w:right w:val="nil"/>
            </w:tcBorders>
            <w:noWrap/>
            <w:vAlign w:val="bottom"/>
            <w:hideMark/>
          </w:tcPr>
          <w:p w14:paraId="569AF184"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38%</w:t>
            </w:r>
          </w:p>
        </w:tc>
      </w:tr>
      <w:tr w:rsidR="00E34129" w:rsidRPr="00E34129" w14:paraId="46DFC54D" w14:textId="77777777" w:rsidTr="00E34129">
        <w:trPr>
          <w:trHeight w:val="342"/>
        </w:trPr>
        <w:tc>
          <w:tcPr>
            <w:tcW w:w="4220" w:type="dxa"/>
            <w:tcBorders>
              <w:top w:val="nil"/>
              <w:left w:val="nil"/>
              <w:bottom w:val="nil"/>
              <w:right w:val="nil"/>
            </w:tcBorders>
            <w:noWrap/>
            <w:vAlign w:val="bottom"/>
            <w:hideMark/>
          </w:tcPr>
          <w:p w14:paraId="031515AD"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Journal of Research in Personality</w:t>
            </w:r>
          </w:p>
        </w:tc>
        <w:tc>
          <w:tcPr>
            <w:tcW w:w="1140" w:type="dxa"/>
            <w:tcBorders>
              <w:top w:val="nil"/>
              <w:left w:val="nil"/>
              <w:bottom w:val="nil"/>
              <w:right w:val="nil"/>
            </w:tcBorders>
            <w:noWrap/>
            <w:vAlign w:val="bottom"/>
            <w:hideMark/>
          </w:tcPr>
          <w:p w14:paraId="5AED4C1D"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6</w:t>
            </w:r>
          </w:p>
        </w:tc>
        <w:tc>
          <w:tcPr>
            <w:tcW w:w="1300" w:type="dxa"/>
            <w:tcBorders>
              <w:top w:val="nil"/>
              <w:left w:val="nil"/>
              <w:bottom w:val="nil"/>
              <w:right w:val="nil"/>
            </w:tcBorders>
            <w:noWrap/>
            <w:vAlign w:val="bottom"/>
            <w:hideMark/>
          </w:tcPr>
          <w:p w14:paraId="5C8DCC34"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44%</w:t>
            </w:r>
          </w:p>
        </w:tc>
      </w:tr>
      <w:tr w:rsidR="00E34129" w:rsidRPr="00E34129" w14:paraId="14BF35E1" w14:textId="77777777" w:rsidTr="00E34129">
        <w:trPr>
          <w:trHeight w:val="342"/>
        </w:trPr>
        <w:tc>
          <w:tcPr>
            <w:tcW w:w="4220" w:type="dxa"/>
            <w:tcBorders>
              <w:top w:val="nil"/>
              <w:left w:val="nil"/>
              <w:bottom w:val="nil"/>
              <w:right w:val="nil"/>
            </w:tcBorders>
            <w:noWrap/>
            <w:vAlign w:val="bottom"/>
            <w:hideMark/>
          </w:tcPr>
          <w:p w14:paraId="11A0EFB8"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Cognitive Research: Principles and Implications</w:t>
            </w:r>
          </w:p>
        </w:tc>
        <w:tc>
          <w:tcPr>
            <w:tcW w:w="1140" w:type="dxa"/>
            <w:tcBorders>
              <w:top w:val="nil"/>
              <w:left w:val="nil"/>
              <w:bottom w:val="nil"/>
              <w:right w:val="nil"/>
            </w:tcBorders>
            <w:noWrap/>
            <w:vAlign w:val="bottom"/>
            <w:hideMark/>
          </w:tcPr>
          <w:p w14:paraId="66192A07"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5</w:t>
            </w:r>
          </w:p>
        </w:tc>
        <w:tc>
          <w:tcPr>
            <w:tcW w:w="1300" w:type="dxa"/>
            <w:tcBorders>
              <w:top w:val="nil"/>
              <w:left w:val="nil"/>
              <w:bottom w:val="nil"/>
              <w:right w:val="nil"/>
            </w:tcBorders>
            <w:noWrap/>
            <w:vAlign w:val="bottom"/>
            <w:hideMark/>
          </w:tcPr>
          <w:p w14:paraId="6E6E339E"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49%</w:t>
            </w:r>
          </w:p>
        </w:tc>
      </w:tr>
      <w:tr w:rsidR="00E34129" w:rsidRPr="00E34129" w14:paraId="3F8683B3" w14:textId="77777777" w:rsidTr="00E34129">
        <w:trPr>
          <w:trHeight w:val="342"/>
        </w:trPr>
        <w:tc>
          <w:tcPr>
            <w:tcW w:w="4220" w:type="dxa"/>
            <w:tcBorders>
              <w:top w:val="nil"/>
              <w:left w:val="nil"/>
              <w:bottom w:val="nil"/>
              <w:right w:val="nil"/>
            </w:tcBorders>
            <w:noWrap/>
            <w:vAlign w:val="bottom"/>
            <w:hideMark/>
          </w:tcPr>
          <w:p w14:paraId="0682A76C"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Psychophysiology</w:t>
            </w:r>
          </w:p>
        </w:tc>
        <w:tc>
          <w:tcPr>
            <w:tcW w:w="1140" w:type="dxa"/>
            <w:tcBorders>
              <w:top w:val="nil"/>
              <w:left w:val="nil"/>
              <w:bottom w:val="nil"/>
              <w:right w:val="nil"/>
            </w:tcBorders>
            <w:noWrap/>
            <w:vAlign w:val="bottom"/>
            <w:hideMark/>
          </w:tcPr>
          <w:p w14:paraId="5D5D93ED"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5</w:t>
            </w:r>
          </w:p>
        </w:tc>
        <w:tc>
          <w:tcPr>
            <w:tcW w:w="1300" w:type="dxa"/>
            <w:tcBorders>
              <w:top w:val="nil"/>
              <w:left w:val="nil"/>
              <w:bottom w:val="nil"/>
              <w:right w:val="nil"/>
            </w:tcBorders>
            <w:noWrap/>
            <w:vAlign w:val="bottom"/>
            <w:hideMark/>
          </w:tcPr>
          <w:p w14:paraId="6A00E60E"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54%</w:t>
            </w:r>
          </w:p>
        </w:tc>
      </w:tr>
      <w:tr w:rsidR="00E34129" w:rsidRPr="00E34129" w14:paraId="5C620BD6" w14:textId="77777777" w:rsidTr="00E34129">
        <w:trPr>
          <w:trHeight w:val="342"/>
        </w:trPr>
        <w:tc>
          <w:tcPr>
            <w:tcW w:w="4220" w:type="dxa"/>
            <w:tcBorders>
              <w:top w:val="nil"/>
              <w:left w:val="nil"/>
              <w:bottom w:val="nil"/>
              <w:right w:val="nil"/>
            </w:tcBorders>
            <w:noWrap/>
            <w:vAlign w:val="bottom"/>
            <w:hideMark/>
          </w:tcPr>
          <w:p w14:paraId="267730FC"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Quarterly Journal of Experimental Psychology</w:t>
            </w:r>
          </w:p>
        </w:tc>
        <w:tc>
          <w:tcPr>
            <w:tcW w:w="1140" w:type="dxa"/>
            <w:tcBorders>
              <w:top w:val="nil"/>
              <w:left w:val="nil"/>
              <w:bottom w:val="nil"/>
              <w:right w:val="nil"/>
            </w:tcBorders>
            <w:noWrap/>
            <w:vAlign w:val="bottom"/>
            <w:hideMark/>
          </w:tcPr>
          <w:p w14:paraId="459F0DE9"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4</w:t>
            </w:r>
          </w:p>
        </w:tc>
        <w:tc>
          <w:tcPr>
            <w:tcW w:w="1300" w:type="dxa"/>
            <w:tcBorders>
              <w:top w:val="nil"/>
              <w:left w:val="nil"/>
              <w:bottom w:val="nil"/>
              <w:right w:val="nil"/>
            </w:tcBorders>
            <w:noWrap/>
            <w:vAlign w:val="bottom"/>
            <w:hideMark/>
          </w:tcPr>
          <w:p w14:paraId="01E57FBC"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58%</w:t>
            </w:r>
          </w:p>
        </w:tc>
      </w:tr>
      <w:tr w:rsidR="00E34129" w:rsidRPr="00E34129" w14:paraId="27AD046E" w14:textId="77777777" w:rsidTr="00E34129">
        <w:trPr>
          <w:trHeight w:val="342"/>
        </w:trPr>
        <w:tc>
          <w:tcPr>
            <w:tcW w:w="4220" w:type="dxa"/>
            <w:tcBorders>
              <w:top w:val="nil"/>
              <w:left w:val="nil"/>
              <w:bottom w:val="nil"/>
              <w:right w:val="nil"/>
            </w:tcBorders>
            <w:noWrap/>
            <w:vAlign w:val="bottom"/>
            <w:hideMark/>
          </w:tcPr>
          <w:p w14:paraId="386D07F5"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Cognition and Emotion</w:t>
            </w:r>
          </w:p>
        </w:tc>
        <w:tc>
          <w:tcPr>
            <w:tcW w:w="1140" w:type="dxa"/>
            <w:tcBorders>
              <w:top w:val="nil"/>
              <w:left w:val="nil"/>
              <w:bottom w:val="nil"/>
              <w:right w:val="nil"/>
            </w:tcBorders>
            <w:noWrap/>
            <w:vAlign w:val="bottom"/>
            <w:hideMark/>
          </w:tcPr>
          <w:p w14:paraId="49D70C1C"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3</w:t>
            </w:r>
          </w:p>
        </w:tc>
        <w:tc>
          <w:tcPr>
            <w:tcW w:w="1300" w:type="dxa"/>
            <w:tcBorders>
              <w:top w:val="nil"/>
              <w:left w:val="nil"/>
              <w:bottom w:val="nil"/>
              <w:right w:val="nil"/>
            </w:tcBorders>
            <w:noWrap/>
            <w:vAlign w:val="bottom"/>
            <w:hideMark/>
          </w:tcPr>
          <w:p w14:paraId="59F85A4C"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61%</w:t>
            </w:r>
          </w:p>
        </w:tc>
      </w:tr>
      <w:tr w:rsidR="00E34129" w:rsidRPr="00E34129" w14:paraId="48A69FE7" w14:textId="77777777" w:rsidTr="00E34129">
        <w:trPr>
          <w:trHeight w:val="342"/>
        </w:trPr>
        <w:tc>
          <w:tcPr>
            <w:tcW w:w="4220" w:type="dxa"/>
            <w:tcBorders>
              <w:top w:val="nil"/>
              <w:left w:val="nil"/>
              <w:bottom w:val="nil"/>
              <w:right w:val="nil"/>
            </w:tcBorders>
            <w:noWrap/>
            <w:vAlign w:val="bottom"/>
            <w:hideMark/>
          </w:tcPr>
          <w:p w14:paraId="338FBC3D"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Developmental Science</w:t>
            </w:r>
          </w:p>
        </w:tc>
        <w:tc>
          <w:tcPr>
            <w:tcW w:w="1140" w:type="dxa"/>
            <w:tcBorders>
              <w:top w:val="nil"/>
              <w:left w:val="nil"/>
              <w:bottom w:val="nil"/>
              <w:right w:val="nil"/>
            </w:tcBorders>
            <w:noWrap/>
            <w:vAlign w:val="bottom"/>
            <w:hideMark/>
          </w:tcPr>
          <w:p w14:paraId="2C35468E"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3</w:t>
            </w:r>
          </w:p>
        </w:tc>
        <w:tc>
          <w:tcPr>
            <w:tcW w:w="1300" w:type="dxa"/>
            <w:tcBorders>
              <w:top w:val="nil"/>
              <w:left w:val="nil"/>
              <w:bottom w:val="nil"/>
              <w:right w:val="nil"/>
            </w:tcBorders>
            <w:noWrap/>
            <w:vAlign w:val="bottom"/>
            <w:hideMark/>
          </w:tcPr>
          <w:p w14:paraId="12E079A0"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64%</w:t>
            </w:r>
          </w:p>
        </w:tc>
      </w:tr>
      <w:tr w:rsidR="00E34129" w:rsidRPr="00E34129" w14:paraId="1D6CBB25" w14:textId="77777777" w:rsidTr="00E34129">
        <w:trPr>
          <w:trHeight w:val="342"/>
        </w:trPr>
        <w:tc>
          <w:tcPr>
            <w:tcW w:w="4220" w:type="dxa"/>
            <w:tcBorders>
              <w:top w:val="nil"/>
              <w:left w:val="nil"/>
              <w:bottom w:val="nil"/>
              <w:right w:val="nil"/>
            </w:tcBorders>
            <w:noWrap/>
            <w:vAlign w:val="bottom"/>
            <w:hideMark/>
          </w:tcPr>
          <w:p w14:paraId="3B514446"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Infant and Child Development</w:t>
            </w:r>
          </w:p>
        </w:tc>
        <w:tc>
          <w:tcPr>
            <w:tcW w:w="1140" w:type="dxa"/>
            <w:tcBorders>
              <w:top w:val="nil"/>
              <w:left w:val="nil"/>
              <w:bottom w:val="nil"/>
              <w:right w:val="nil"/>
            </w:tcBorders>
            <w:noWrap/>
            <w:vAlign w:val="bottom"/>
            <w:hideMark/>
          </w:tcPr>
          <w:p w14:paraId="37B505BA"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3</w:t>
            </w:r>
          </w:p>
        </w:tc>
        <w:tc>
          <w:tcPr>
            <w:tcW w:w="1300" w:type="dxa"/>
            <w:tcBorders>
              <w:top w:val="nil"/>
              <w:left w:val="nil"/>
              <w:bottom w:val="nil"/>
              <w:right w:val="nil"/>
            </w:tcBorders>
            <w:noWrap/>
            <w:vAlign w:val="bottom"/>
            <w:hideMark/>
          </w:tcPr>
          <w:p w14:paraId="36A9714F"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67%</w:t>
            </w:r>
          </w:p>
        </w:tc>
      </w:tr>
      <w:tr w:rsidR="00E34129" w:rsidRPr="00E34129" w14:paraId="7885866C" w14:textId="77777777" w:rsidTr="00E34129">
        <w:trPr>
          <w:trHeight w:val="342"/>
        </w:trPr>
        <w:tc>
          <w:tcPr>
            <w:tcW w:w="4220" w:type="dxa"/>
            <w:tcBorders>
              <w:top w:val="nil"/>
              <w:left w:val="nil"/>
              <w:bottom w:val="nil"/>
              <w:right w:val="nil"/>
            </w:tcBorders>
            <w:noWrap/>
            <w:vAlign w:val="bottom"/>
            <w:hideMark/>
          </w:tcPr>
          <w:p w14:paraId="6F542CF1"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Memory</w:t>
            </w:r>
          </w:p>
        </w:tc>
        <w:tc>
          <w:tcPr>
            <w:tcW w:w="1140" w:type="dxa"/>
            <w:tcBorders>
              <w:top w:val="nil"/>
              <w:left w:val="nil"/>
              <w:bottom w:val="nil"/>
              <w:right w:val="nil"/>
            </w:tcBorders>
            <w:noWrap/>
            <w:vAlign w:val="bottom"/>
            <w:hideMark/>
          </w:tcPr>
          <w:p w14:paraId="0B4D03BA"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3</w:t>
            </w:r>
          </w:p>
        </w:tc>
        <w:tc>
          <w:tcPr>
            <w:tcW w:w="1300" w:type="dxa"/>
            <w:tcBorders>
              <w:top w:val="nil"/>
              <w:left w:val="nil"/>
              <w:bottom w:val="nil"/>
              <w:right w:val="nil"/>
            </w:tcBorders>
            <w:noWrap/>
            <w:vAlign w:val="bottom"/>
            <w:hideMark/>
          </w:tcPr>
          <w:p w14:paraId="2494B8E2"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70%</w:t>
            </w:r>
          </w:p>
        </w:tc>
      </w:tr>
      <w:tr w:rsidR="00E34129" w:rsidRPr="00E34129" w14:paraId="75645BA0" w14:textId="77777777" w:rsidTr="00E34129">
        <w:trPr>
          <w:trHeight w:val="342"/>
        </w:trPr>
        <w:tc>
          <w:tcPr>
            <w:tcW w:w="4220" w:type="dxa"/>
            <w:tcBorders>
              <w:top w:val="nil"/>
              <w:left w:val="nil"/>
              <w:bottom w:val="nil"/>
              <w:right w:val="nil"/>
            </w:tcBorders>
            <w:noWrap/>
            <w:vAlign w:val="bottom"/>
            <w:hideMark/>
          </w:tcPr>
          <w:p w14:paraId="3582D2A6"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Psychology &amp; Health</w:t>
            </w:r>
          </w:p>
        </w:tc>
        <w:tc>
          <w:tcPr>
            <w:tcW w:w="1140" w:type="dxa"/>
            <w:tcBorders>
              <w:top w:val="nil"/>
              <w:left w:val="nil"/>
              <w:bottom w:val="nil"/>
              <w:right w:val="nil"/>
            </w:tcBorders>
            <w:noWrap/>
            <w:vAlign w:val="bottom"/>
            <w:hideMark/>
          </w:tcPr>
          <w:p w14:paraId="76D7F60E"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3</w:t>
            </w:r>
          </w:p>
        </w:tc>
        <w:tc>
          <w:tcPr>
            <w:tcW w:w="1300" w:type="dxa"/>
            <w:tcBorders>
              <w:top w:val="nil"/>
              <w:left w:val="nil"/>
              <w:bottom w:val="nil"/>
              <w:right w:val="nil"/>
            </w:tcBorders>
            <w:noWrap/>
            <w:vAlign w:val="bottom"/>
            <w:hideMark/>
          </w:tcPr>
          <w:p w14:paraId="5607696D"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73%</w:t>
            </w:r>
          </w:p>
        </w:tc>
      </w:tr>
      <w:tr w:rsidR="00E34129" w:rsidRPr="00E34129" w14:paraId="7413E556" w14:textId="77777777" w:rsidTr="00E34129">
        <w:trPr>
          <w:trHeight w:val="342"/>
        </w:trPr>
        <w:tc>
          <w:tcPr>
            <w:tcW w:w="4220" w:type="dxa"/>
            <w:tcBorders>
              <w:top w:val="nil"/>
              <w:left w:val="nil"/>
              <w:bottom w:val="nil"/>
              <w:right w:val="nil"/>
            </w:tcBorders>
            <w:noWrap/>
            <w:vAlign w:val="bottom"/>
            <w:hideMark/>
          </w:tcPr>
          <w:p w14:paraId="261C11F2"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Psychology of Addictive Behaviors</w:t>
            </w:r>
          </w:p>
        </w:tc>
        <w:tc>
          <w:tcPr>
            <w:tcW w:w="1140" w:type="dxa"/>
            <w:tcBorders>
              <w:top w:val="nil"/>
              <w:left w:val="nil"/>
              <w:bottom w:val="nil"/>
              <w:right w:val="nil"/>
            </w:tcBorders>
            <w:noWrap/>
            <w:vAlign w:val="bottom"/>
            <w:hideMark/>
          </w:tcPr>
          <w:p w14:paraId="1DE93E78"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3</w:t>
            </w:r>
          </w:p>
        </w:tc>
        <w:tc>
          <w:tcPr>
            <w:tcW w:w="1300" w:type="dxa"/>
            <w:tcBorders>
              <w:top w:val="nil"/>
              <w:left w:val="nil"/>
              <w:bottom w:val="nil"/>
              <w:right w:val="nil"/>
            </w:tcBorders>
            <w:noWrap/>
            <w:vAlign w:val="bottom"/>
            <w:hideMark/>
          </w:tcPr>
          <w:p w14:paraId="180E34FF"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76%</w:t>
            </w:r>
          </w:p>
        </w:tc>
      </w:tr>
      <w:tr w:rsidR="00E34129" w:rsidRPr="00E34129" w14:paraId="6D520BE9" w14:textId="77777777" w:rsidTr="00E34129">
        <w:trPr>
          <w:trHeight w:val="342"/>
        </w:trPr>
        <w:tc>
          <w:tcPr>
            <w:tcW w:w="4220" w:type="dxa"/>
            <w:tcBorders>
              <w:top w:val="nil"/>
              <w:left w:val="nil"/>
              <w:bottom w:val="nil"/>
              <w:right w:val="nil"/>
            </w:tcBorders>
            <w:noWrap/>
            <w:vAlign w:val="bottom"/>
            <w:hideMark/>
          </w:tcPr>
          <w:p w14:paraId="3A52181E"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Attention, Perception, &amp; Psychophysics</w:t>
            </w:r>
          </w:p>
        </w:tc>
        <w:tc>
          <w:tcPr>
            <w:tcW w:w="1140" w:type="dxa"/>
            <w:tcBorders>
              <w:top w:val="nil"/>
              <w:left w:val="nil"/>
              <w:bottom w:val="nil"/>
              <w:right w:val="nil"/>
            </w:tcBorders>
            <w:noWrap/>
            <w:vAlign w:val="bottom"/>
            <w:hideMark/>
          </w:tcPr>
          <w:p w14:paraId="7A7404BF"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2</w:t>
            </w:r>
          </w:p>
        </w:tc>
        <w:tc>
          <w:tcPr>
            <w:tcW w:w="1300" w:type="dxa"/>
            <w:tcBorders>
              <w:top w:val="nil"/>
              <w:left w:val="nil"/>
              <w:bottom w:val="nil"/>
              <w:right w:val="nil"/>
            </w:tcBorders>
            <w:noWrap/>
            <w:vAlign w:val="bottom"/>
            <w:hideMark/>
          </w:tcPr>
          <w:p w14:paraId="4FE70906"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78%</w:t>
            </w:r>
          </w:p>
        </w:tc>
      </w:tr>
      <w:tr w:rsidR="00E34129" w:rsidRPr="00E34129" w14:paraId="39CC8461" w14:textId="77777777" w:rsidTr="00E34129">
        <w:trPr>
          <w:trHeight w:val="342"/>
        </w:trPr>
        <w:tc>
          <w:tcPr>
            <w:tcW w:w="4220" w:type="dxa"/>
            <w:tcBorders>
              <w:top w:val="nil"/>
              <w:left w:val="nil"/>
              <w:bottom w:val="nil"/>
              <w:right w:val="nil"/>
            </w:tcBorders>
            <w:noWrap/>
            <w:vAlign w:val="bottom"/>
            <w:hideMark/>
          </w:tcPr>
          <w:p w14:paraId="7F9FD696"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British Journal of Health Psychology</w:t>
            </w:r>
          </w:p>
        </w:tc>
        <w:tc>
          <w:tcPr>
            <w:tcW w:w="1140" w:type="dxa"/>
            <w:tcBorders>
              <w:top w:val="nil"/>
              <w:left w:val="nil"/>
              <w:bottom w:val="nil"/>
              <w:right w:val="nil"/>
            </w:tcBorders>
            <w:noWrap/>
            <w:vAlign w:val="bottom"/>
            <w:hideMark/>
          </w:tcPr>
          <w:p w14:paraId="31F83CE4"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2</w:t>
            </w:r>
          </w:p>
        </w:tc>
        <w:tc>
          <w:tcPr>
            <w:tcW w:w="1300" w:type="dxa"/>
            <w:tcBorders>
              <w:top w:val="nil"/>
              <w:left w:val="nil"/>
              <w:bottom w:val="nil"/>
              <w:right w:val="nil"/>
            </w:tcBorders>
            <w:noWrap/>
            <w:vAlign w:val="bottom"/>
            <w:hideMark/>
          </w:tcPr>
          <w:p w14:paraId="1B44CF2C"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80%</w:t>
            </w:r>
          </w:p>
        </w:tc>
      </w:tr>
      <w:tr w:rsidR="00E34129" w:rsidRPr="00E34129" w14:paraId="3C8B7D2F" w14:textId="77777777" w:rsidTr="00E34129">
        <w:trPr>
          <w:trHeight w:val="342"/>
        </w:trPr>
        <w:tc>
          <w:tcPr>
            <w:tcW w:w="4220" w:type="dxa"/>
            <w:tcBorders>
              <w:top w:val="nil"/>
              <w:left w:val="nil"/>
              <w:bottom w:val="nil"/>
              <w:right w:val="nil"/>
            </w:tcBorders>
            <w:noWrap/>
            <w:vAlign w:val="bottom"/>
            <w:hideMark/>
          </w:tcPr>
          <w:p w14:paraId="75FF5C52"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Collabra: Psychology</w:t>
            </w:r>
          </w:p>
        </w:tc>
        <w:tc>
          <w:tcPr>
            <w:tcW w:w="1140" w:type="dxa"/>
            <w:tcBorders>
              <w:top w:val="nil"/>
              <w:left w:val="nil"/>
              <w:bottom w:val="nil"/>
              <w:right w:val="nil"/>
            </w:tcBorders>
            <w:noWrap/>
            <w:vAlign w:val="bottom"/>
            <w:hideMark/>
          </w:tcPr>
          <w:p w14:paraId="6085A2E2"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2</w:t>
            </w:r>
          </w:p>
        </w:tc>
        <w:tc>
          <w:tcPr>
            <w:tcW w:w="1300" w:type="dxa"/>
            <w:tcBorders>
              <w:top w:val="nil"/>
              <w:left w:val="nil"/>
              <w:bottom w:val="nil"/>
              <w:right w:val="nil"/>
            </w:tcBorders>
            <w:noWrap/>
            <w:vAlign w:val="bottom"/>
            <w:hideMark/>
          </w:tcPr>
          <w:p w14:paraId="01C6A3ED"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82%</w:t>
            </w:r>
          </w:p>
        </w:tc>
      </w:tr>
      <w:tr w:rsidR="00E34129" w:rsidRPr="00E34129" w14:paraId="567BC319" w14:textId="77777777" w:rsidTr="00E34129">
        <w:trPr>
          <w:trHeight w:val="342"/>
        </w:trPr>
        <w:tc>
          <w:tcPr>
            <w:tcW w:w="4220" w:type="dxa"/>
            <w:tcBorders>
              <w:top w:val="nil"/>
              <w:left w:val="nil"/>
              <w:bottom w:val="nil"/>
              <w:right w:val="nil"/>
            </w:tcBorders>
            <w:noWrap/>
            <w:vAlign w:val="bottom"/>
            <w:hideMark/>
          </w:tcPr>
          <w:p w14:paraId="4E4E55DC"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International Journal of Psychophysiology</w:t>
            </w:r>
          </w:p>
        </w:tc>
        <w:tc>
          <w:tcPr>
            <w:tcW w:w="1140" w:type="dxa"/>
            <w:tcBorders>
              <w:top w:val="nil"/>
              <w:left w:val="nil"/>
              <w:bottom w:val="nil"/>
              <w:right w:val="nil"/>
            </w:tcBorders>
            <w:noWrap/>
            <w:vAlign w:val="bottom"/>
            <w:hideMark/>
          </w:tcPr>
          <w:p w14:paraId="2E40A4FA"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2</w:t>
            </w:r>
          </w:p>
        </w:tc>
        <w:tc>
          <w:tcPr>
            <w:tcW w:w="1300" w:type="dxa"/>
            <w:tcBorders>
              <w:top w:val="nil"/>
              <w:left w:val="nil"/>
              <w:bottom w:val="nil"/>
              <w:right w:val="nil"/>
            </w:tcBorders>
            <w:noWrap/>
            <w:vAlign w:val="bottom"/>
            <w:hideMark/>
          </w:tcPr>
          <w:p w14:paraId="0105CC50"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84%</w:t>
            </w:r>
          </w:p>
        </w:tc>
      </w:tr>
      <w:tr w:rsidR="00E34129" w:rsidRPr="00E34129" w14:paraId="75DD1A23" w14:textId="77777777" w:rsidTr="00E34129">
        <w:trPr>
          <w:trHeight w:val="342"/>
        </w:trPr>
        <w:tc>
          <w:tcPr>
            <w:tcW w:w="4220" w:type="dxa"/>
            <w:tcBorders>
              <w:top w:val="nil"/>
              <w:left w:val="nil"/>
              <w:bottom w:val="nil"/>
              <w:right w:val="nil"/>
            </w:tcBorders>
            <w:noWrap/>
            <w:vAlign w:val="bottom"/>
            <w:hideMark/>
          </w:tcPr>
          <w:p w14:paraId="64F86C19"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Judgment and Decision Making</w:t>
            </w:r>
          </w:p>
        </w:tc>
        <w:tc>
          <w:tcPr>
            <w:tcW w:w="1140" w:type="dxa"/>
            <w:tcBorders>
              <w:top w:val="nil"/>
              <w:left w:val="nil"/>
              <w:bottom w:val="nil"/>
              <w:right w:val="nil"/>
            </w:tcBorders>
            <w:noWrap/>
            <w:vAlign w:val="bottom"/>
            <w:hideMark/>
          </w:tcPr>
          <w:p w14:paraId="2957F478"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2</w:t>
            </w:r>
          </w:p>
        </w:tc>
        <w:tc>
          <w:tcPr>
            <w:tcW w:w="1300" w:type="dxa"/>
            <w:tcBorders>
              <w:top w:val="nil"/>
              <w:left w:val="nil"/>
              <w:bottom w:val="nil"/>
              <w:right w:val="nil"/>
            </w:tcBorders>
            <w:noWrap/>
            <w:vAlign w:val="bottom"/>
            <w:hideMark/>
          </w:tcPr>
          <w:p w14:paraId="2E4A5CF6"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86%</w:t>
            </w:r>
          </w:p>
        </w:tc>
      </w:tr>
      <w:tr w:rsidR="00E34129" w:rsidRPr="00E34129" w14:paraId="1868FE36" w14:textId="77777777" w:rsidTr="00E34129">
        <w:trPr>
          <w:trHeight w:val="342"/>
        </w:trPr>
        <w:tc>
          <w:tcPr>
            <w:tcW w:w="4220" w:type="dxa"/>
            <w:tcBorders>
              <w:top w:val="nil"/>
              <w:left w:val="nil"/>
              <w:bottom w:val="nil"/>
              <w:right w:val="nil"/>
            </w:tcBorders>
            <w:noWrap/>
            <w:vAlign w:val="bottom"/>
            <w:hideMark/>
          </w:tcPr>
          <w:p w14:paraId="3E40A993"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Psychology of Sport and Exercise</w:t>
            </w:r>
          </w:p>
        </w:tc>
        <w:tc>
          <w:tcPr>
            <w:tcW w:w="1140" w:type="dxa"/>
            <w:tcBorders>
              <w:top w:val="nil"/>
              <w:left w:val="nil"/>
              <w:bottom w:val="nil"/>
              <w:right w:val="nil"/>
            </w:tcBorders>
            <w:noWrap/>
            <w:vAlign w:val="bottom"/>
            <w:hideMark/>
          </w:tcPr>
          <w:p w14:paraId="51B645CB"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2</w:t>
            </w:r>
          </w:p>
        </w:tc>
        <w:tc>
          <w:tcPr>
            <w:tcW w:w="1300" w:type="dxa"/>
            <w:tcBorders>
              <w:top w:val="nil"/>
              <w:left w:val="nil"/>
              <w:bottom w:val="nil"/>
              <w:right w:val="nil"/>
            </w:tcBorders>
            <w:noWrap/>
            <w:vAlign w:val="bottom"/>
            <w:hideMark/>
          </w:tcPr>
          <w:p w14:paraId="58A04AF8"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88%</w:t>
            </w:r>
          </w:p>
        </w:tc>
      </w:tr>
      <w:tr w:rsidR="00E34129" w:rsidRPr="00E34129" w14:paraId="436BC360" w14:textId="77777777" w:rsidTr="00E34129">
        <w:trPr>
          <w:trHeight w:val="342"/>
        </w:trPr>
        <w:tc>
          <w:tcPr>
            <w:tcW w:w="4220" w:type="dxa"/>
            <w:tcBorders>
              <w:top w:val="nil"/>
              <w:left w:val="nil"/>
              <w:bottom w:val="nil"/>
              <w:right w:val="nil"/>
            </w:tcBorders>
            <w:noWrap/>
            <w:vAlign w:val="bottom"/>
            <w:hideMark/>
          </w:tcPr>
          <w:p w14:paraId="0EED2999"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Psychonomic Bulletin &amp; Review</w:t>
            </w:r>
          </w:p>
        </w:tc>
        <w:tc>
          <w:tcPr>
            <w:tcW w:w="1140" w:type="dxa"/>
            <w:tcBorders>
              <w:top w:val="nil"/>
              <w:left w:val="nil"/>
              <w:bottom w:val="nil"/>
              <w:right w:val="nil"/>
            </w:tcBorders>
            <w:noWrap/>
            <w:vAlign w:val="bottom"/>
            <w:hideMark/>
          </w:tcPr>
          <w:p w14:paraId="3B618D1A"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2</w:t>
            </w:r>
          </w:p>
        </w:tc>
        <w:tc>
          <w:tcPr>
            <w:tcW w:w="1300" w:type="dxa"/>
            <w:tcBorders>
              <w:top w:val="nil"/>
              <w:left w:val="nil"/>
              <w:bottom w:val="nil"/>
              <w:right w:val="nil"/>
            </w:tcBorders>
            <w:noWrap/>
            <w:vAlign w:val="bottom"/>
            <w:hideMark/>
          </w:tcPr>
          <w:p w14:paraId="286EF2F7"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90%</w:t>
            </w:r>
          </w:p>
        </w:tc>
      </w:tr>
      <w:tr w:rsidR="00E34129" w:rsidRPr="00E34129" w14:paraId="00AEDE3C" w14:textId="77777777" w:rsidTr="00E34129">
        <w:trPr>
          <w:trHeight w:val="342"/>
        </w:trPr>
        <w:tc>
          <w:tcPr>
            <w:tcW w:w="4220" w:type="dxa"/>
            <w:tcBorders>
              <w:top w:val="nil"/>
              <w:left w:val="nil"/>
              <w:bottom w:val="nil"/>
              <w:right w:val="nil"/>
            </w:tcBorders>
            <w:noWrap/>
            <w:vAlign w:val="bottom"/>
            <w:hideMark/>
          </w:tcPr>
          <w:p w14:paraId="183304F5"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British Journal of Educational Psychology</w:t>
            </w:r>
          </w:p>
        </w:tc>
        <w:tc>
          <w:tcPr>
            <w:tcW w:w="1140" w:type="dxa"/>
            <w:tcBorders>
              <w:top w:val="nil"/>
              <w:left w:val="nil"/>
              <w:bottom w:val="nil"/>
              <w:right w:val="nil"/>
            </w:tcBorders>
            <w:noWrap/>
            <w:vAlign w:val="bottom"/>
            <w:hideMark/>
          </w:tcPr>
          <w:p w14:paraId="7851DEA0"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77D6A618"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91%</w:t>
            </w:r>
          </w:p>
        </w:tc>
      </w:tr>
      <w:tr w:rsidR="00E34129" w:rsidRPr="00E34129" w14:paraId="05AA4F23" w14:textId="77777777" w:rsidTr="00E34129">
        <w:trPr>
          <w:trHeight w:val="342"/>
        </w:trPr>
        <w:tc>
          <w:tcPr>
            <w:tcW w:w="4220" w:type="dxa"/>
            <w:tcBorders>
              <w:top w:val="nil"/>
              <w:left w:val="nil"/>
              <w:bottom w:val="nil"/>
              <w:right w:val="nil"/>
            </w:tcBorders>
            <w:noWrap/>
            <w:vAlign w:val="bottom"/>
            <w:hideMark/>
          </w:tcPr>
          <w:p w14:paraId="4F904C7B"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British Journal of Psychology</w:t>
            </w:r>
          </w:p>
        </w:tc>
        <w:tc>
          <w:tcPr>
            <w:tcW w:w="1140" w:type="dxa"/>
            <w:tcBorders>
              <w:top w:val="nil"/>
              <w:left w:val="nil"/>
              <w:bottom w:val="nil"/>
              <w:right w:val="nil"/>
            </w:tcBorders>
            <w:noWrap/>
            <w:vAlign w:val="bottom"/>
            <w:hideMark/>
          </w:tcPr>
          <w:p w14:paraId="6DD2FCB9"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52363C0B"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92%</w:t>
            </w:r>
          </w:p>
        </w:tc>
      </w:tr>
      <w:tr w:rsidR="00E34129" w:rsidRPr="00E34129" w14:paraId="5E473684" w14:textId="77777777" w:rsidTr="00E34129">
        <w:trPr>
          <w:trHeight w:val="342"/>
        </w:trPr>
        <w:tc>
          <w:tcPr>
            <w:tcW w:w="4220" w:type="dxa"/>
            <w:tcBorders>
              <w:top w:val="nil"/>
              <w:left w:val="nil"/>
              <w:bottom w:val="nil"/>
              <w:right w:val="nil"/>
            </w:tcBorders>
            <w:noWrap/>
            <w:vAlign w:val="bottom"/>
            <w:hideMark/>
          </w:tcPr>
          <w:p w14:paraId="71AA9CB9"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British Journal of Social Psychology</w:t>
            </w:r>
          </w:p>
        </w:tc>
        <w:tc>
          <w:tcPr>
            <w:tcW w:w="1140" w:type="dxa"/>
            <w:tcBorders>
              <w:top w:val="nil"/>
              <w:left w:val="nil"/>
              <w:bottom w:val="nil"/>
              <w:right w:val="nil"/>
            </w:tcBorders>
            <w:noWrap/>
            <w:vAlign w:val="bottom"/>
            <w:hideMark/>
          </w:tcPr>
          <w:p w14:paraId="394B4916"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183FAFC7"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93%</w:t>
            </w:r>
          </w:p>
        </w:tc>
      </w:tr>
      <w:tr w:rsidR="00E34129" w:rsidRPr="00E34129" w14:paraId="6DEA87C3" w14:textId="77777777" w:rsidTr="00E34129">
        <w:trPr>
          <w:trHeight w:val="342"/>
        </w:trPr>
        <w:tc>
          <w:tcPr>
            <w:tcW w:w="4220" w:type="dxa"/>
            <w:tcBorders>
              <w:top w:val="nil"/>
              <w:left w:val="nil"/>
              <w:bottom w:val="nil"/>
              <w:right w:val="nil"/>
            </w:tcBorders>
            <w:noWrap/>
            <w:vAlign w:val="bottom"/>
            <w:hideMark/>
          </w:tcPr>
          <w:p w14:paraId="6D033BE5"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Consciousness and Cognition</w:t>
            </w:r>
          </w:p>
        </w:tc>
        <w:tc>
          <w:tcPr>
            <w:tcW w:w="1140" w:type="dxa"/>
            <w:tcBorders>
              <w:top w:val="nil"/>
              <w:left w:val="nil"/>
              <w:bottom w:val="nil"/>
              <w:right w:val="nil"/>
            </w:tcBorders>
            <w:noWrap/>
            <w:vAlign w:val="bottom"/>
            <w:hideMark/>
          </w:tcPr>
          <w:p w14:paraId="301DA725"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7CA20018"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94%</w:t>
            </w:r>
          </w:p>
        </w:tc>
      </w:tr>
      <w:tr w:rsidR="00E34129" w:rsidRPr="00E34129" w14:paraId="7AE07E2A" w14:textId="77777777" w:rsidTr="00E34129">
        <w:trPr>
          <w:trHeight w:val="342"/>
        </w:trPr>
        <w:tc>
          <w:tcPr>
            <w:tcW w:w="4220" w:type="dxa"/>
            <w:tcBorders>
              <w:top w:val="nil"/>
              <w:left w:val="nil"/>
              <w:bottom w:val="nil"/>
              <w:right w:val="nil"/>
            </w:tcBorders>
            <w:noWrap/>
            <w:vAlign w:val="bottom"/>
            <w:hideMark/>
          </w:tcPr>
          <w:p w14:paraId="5967252C"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European Journal of Personality</w:t>
            </w:r>
          </w:p>
        </w:tc>
        <w:tc>
          <w:tcPr>
            <w:tcW w:w="1140" w:type="dxa"/>
            <w:tcBorders>
              <w:top w:val="nil"/>
              <w:left w:val="nil"/>
              <w:bottom w:val="nil"/>
              <w:right w:val="nil"/>
            </w:tcBorders>
            <w:noWrap/>
            <w:vAlign w:val="bottom"/>
            <w:hideMark/>
          </w:tcPr>
          <w:p w14:paraId="6509E106"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470A8D6E"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95%</w:t>
            </w:r>
          </w:p>
        </w:tc>
      </w:tr>
      <w:tr w:rsidR="00E34129" w:rsidRPr="00E34129" w14:paraId="03C29B26" w14:textId="77777777" w:rsidTr="00E34129">
        <w:trPr>
          <w:trHeight w:val="342"/>
        </w:trPr>
        <w:tc>
          <w:tcPr>
            <w:tcW w:w="4220" w:type="dxa"/>
            <w:tcBorders>
              <w:top w:val="nil"/>
              <w:left w:val="nil"/>
              <w:bottom w:val="nil"/>
              <w:right w:val="nil"/>
            </w:tcBorders>
            <w:noWrap/>
            <w:vAlign w:val="bottom"/>
            <w:hideMark/>
          </w:tcPr>
          <w:p w14:paraId="1154FCDC"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Evolution and Human Behavior</w:t>
            </w:r>
          </w:p>
        </w:tc>
        <w:tc>
          <w:tcPr>
            <w:tcW w:w="1140" w:type="dxa"/>
            <w:tcBorders>
              <w:top w:val="nil"/>
              <w:left w:val="nil"/>
              <w:bottom w:val="nil"/>
              <w:right w:val="nil"/>
            </w:tcBorders>
            <w:noWrap/>
            <w:vAlign w:val="bottom"/>
            <w:hideMark/>
          </w:tcPr>
          <w:p w14:paraId="0475311C"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1EE9A098"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96%</w:t>
            </w:r>
          </w:p>
        </w:tc>
      </w:tr>
      <w:tr w:rsidR="00E34129" w:rsidRPr="00E34129" w14:paraId="05774463" w14:textId="77777777" w:rsidTr="00E34129">
        <w:trPr>
          <w:trHeight w:val="342"/>
        </w:trPr>
        <w:tc>
          <w:tcPr>
            <w:tcW w:w="4220" w:type="dxa"/>
            <w:tcBorders>
              <w:top w:val="nil"/>
              <w:left w:val="nil"/>
              <w:bottom w:val="nil"/>
              <w:right w:val="nil"/>
            </w:tcBorders>
            <w:noWrap/>
            <w:vAlign w:val="bottom"/>
            <w:hideMark/>
          </w:tcPr>
          <w:p w14:paraId="5BC6AF8F"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lastRenderedPageBreak/>
              <w:t>Experimental Psychology</w:t>
            </w:r>
          </w:p>
        </w:tc>
        <w:tc>
          <w:tcPr>
            <w:tcW w:w="1140" w:type="dxa"/>
            <w:tcBorders>
              <w:top w:val="nil"/>
              <w:left w:val="nil"/>
              <w:bottom w:val="nil"/>
              <w:right w:val="nil"/>
            </w:tcBorders>
            <w:noWrap/>
            <w:vAlign w:val="bottom"/>
            <w:hideMark/>
          </w:tcPr>
          <w:p w14:paraId="7049E7F9"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5E55324B"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97%</w:t>
            </w:r>
          </w:p>
        </w:tc>
      </w:tr>
      <w:tr w:rsidR="00E34129" w:rsidRPr="00E34129" w14:paraId="73454FE4" w14:textId="77777777" w:rsidTr="00E34129">
        <w:trPr>
          <w:trHeight w:val="342"/>
        </w:trPr>
        <w:tc>
          <w:tcPr>
            <w:tcW w:w="4220" w:type="dxa"/>
            <w:tcBorders>
              <w:top w:val="nil"/>
              <w:left w:val="nil"/>
              <w:bottom w:val="nil"/>
              <w:right w:val="nil"/>
            </w:tcBorders>
            <w:noWrap/>
            <w:vAlign w:val="bottom"/>
            <w:hideMark/>
          </w:tcPr>
          <w:p w14:paraId="4B8734F9"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Journal of Personality and Social Psychology</w:t>
            </w:r>
          </w:p>
        </w:tc>
        <w:tc>
          <w:tcPr>
            <w:tcW w:w="1140" w:type="dxa"/>
            <w:tcBorders>
              <w:top w:val="nil"/>
              <w:left w:val="nil"/>
              <w:bottom w:val="nil"/>
              <w:right w:val="nil"/>
            </w:tcBorders>
            <w:noWrap/>
            <w:vAlign w:val="bottom"/>
            <w:hideMark/>
          </w:tcPr>
          <w:p w14:paraId="1D081857"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5A9A79F3"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98%</w:t>
            </w:r>
          </w:p>
        </w:tc>
      </w:tr>
      <w:tr w:rsidR="00E34129" w:rsidRPr="00E34129" w14:paraId="541F9625" w14:textId="77777777" w:rsidTr="00E34129">
        <w:trPr>
          <w:trHeight w:val="342"/>
        </w:trPr>
        <w:tc>
          <w:tcPr>
            <w:tcW w:w="4220" w:type="dxa"/>
            <w:tcBorders>
              <w:top w:val="nil"/>
              <w:left w:val="nil"/>
              <w:bottom w:val="nil"/>
              <w:right w:val="nil"/>
            </w:tcBorders>
            <w:noWrap/>
            <w:vAlign w:val="bottom"/>
            <w:hideMark/>
          </w:tcPr>
          <w:p w14:paraId="4516DE41"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Law and Human Behavior</w:t>
            </w:r>
          </w:p>
        </w:tc>
        <w:tc>
          <w:tcPr>
            <w:tcW w:w="1140" w:type="dxa"/>
            <w:tcBorders>
              <w:top w:val="nil"/>
              <w:left w:val="nil"/>
              <w:bottom w:val="nil"/>
              <w:right w:val="nil"/>
            </w:tcBorders>
            <w:noWrap/>
            <w:vAlign w:val="bottom"/>
            <w:hideMark/>
          </w:tcPr>
          <w:p w14:paraId="19594A58"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nil"/>
              <w:right w:val="nil"/>
            </w:tcBorders>
            <w:noWrap/>
            <w:vAlign w:val="bottom"/>
            <w:hideMark/>
          </w:tcPr>
          <w:p w14:paraId="1185C692"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99%</w:t>
            </w:r>
          </w:p>
        </w:tc>
      </w:tr>
      <w:tr w:rsidR="00E34129" w:rsidRPr="00E34129" w14:paraId="36AD634B" w14:textId="77777777" w:rsidTr="00E34129">
        <w:trPr>
          <w:trHeight w:val="342"/>
        </w:trPr>
        <w:tc>
          <w:tcPr>
            <w:tcW w:w="4220" w:type="dxa"/>
            <w:tcBorders>
              <w:top w:val="nil"/>
              <w:left w:val="nil"/>
              <w:bottom w:val="single" w:sz="4" w:space="0" w:color="auto"/>
              <w:right w:val="nil"/>
            </w:tcBorders>
            <w:noWrap/>
            <w:vAlign w:val="bottom"/>
            <w:hideMark/>
          </w:tcPr>
          <w:p w14:paraId="5ACFF1BE"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color w:val="000000"/>
                <w:sz w:val="22"/>
                <w:szCs w:val="22"/>
                <w:lang w:val="en-US"/>
              </w:rPr>
              <w:t>Legal and Criminological Psychology</w:t>
            </w:r>
          </w:p>
        </w:tc>
        <w:tc>
          <w:tcPr>
            <w:tcW w:w="1140" w:type="dxa"/>
            <w:tcBorders>
              <w:top w:val="nil"/>
              <w:left w:val="nil"/>
              <w:bottom w:val="single" w:sz="4" w:space="0" w:color="auto"/>
              <w:right w:val="nil"/>
            </w:tcBorders>
            <w:noWrap/>
            <w:vAlign w:val="bottom"/>
            <w:hideMark/>
          </w:tcPr>
          <w:p w14:paraId="7679D9DD"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w:t>
            </w:r>
          </w:p>
        </w:tc>
        <w:tc>
          <w:tcPr>
            <w:tcW w:w="1300" w:type="dxa"/>
            <w:tcBorders>
              <w:top w:val="nil"/>
              <w:left w:val="nil"/>
              <w:bottom w:val="single" w:sz="4" w:space="0" w:color="auto"/>
              <w:right w:val="nil"/>
            </w:tcBorders>
            <w:noWrap/>
            <w:vAlign w:val="bottom"/>
            <w:hideMark/>
          </w:tcPr>
          <w:p w14:paraId="3BA7FD4E" w14:textId="77777777" w:rsidR="00E34129" w:rsidRPr="00E34129" w:rsidRDefault="00E34129" w:rsidP="00E34129">
            <w:pPr>
              <w:jc w:val="center"/>
              <w:rPr>
                <w:rFonts w:eastAsia="Times New Roman" w:cs="Times New Roman"/>
                <w:color w:val="000000"/>
                <w:sz w:val="22"/>
                <w:szCs w:val="22"/>
                <w:lang w:val="en-US"/>
              </w:rPr>
            </w:pPr>
            <w:r w:rsidRPr="00E34129">
              <w:rPr>
                <w:rFonts w:eastAsia="Times New Roman" w:cs="Times New Roman"/>
                <w:color w:val="000000"/>
                <w:sz w:val="22"/>
                <w:szCs w:val="22"/>
                <w:lang w:val="en-US"/>
              </w:rPr>
              <w:t>100%</w:t>
            </w:r>
          </w:p>
        </w:tc>
      </w:tr>
      <w:tr w:rsidR="00E34129" w:rsidRPr="00E34129" w14:paraId="4F4F8362" w14:textId="77777777" w:rsidTr="00E34129">
        <w:trPr>
          <w:trHeight w:val="342"/>
        </w:trPr>
        <w:tc>
          <w:tcPr>
            <w:tcW w:w="6660" w:type="dxa"/>
            <w:gridSpan w:val="3"/>
            <w:tcBorders>
              <w:top w:val="single" w:sz="4" w:space="0" w:color="auto"/>
              <w:left w:val="nil"/>
              <w:bottom w:val="nil"/>
              <w:right w:val="nil"/>
            </w:tcBorders>
            <w:noWrap/>
            <w:vAlign w:val="bottom"/>
            <w:hideMark/>
          </w:tcPr>
          <w:p w14:paraId="34C6F270" w14:textId="77777777" w:rsidR="00E34129" w:rsidRPr="00E34129" w:rsidRDefault="00E34129" w:rsidP="00E34129">
            <w:pPr>
              <w:rPr>
                <w:rFonts w:eastAsia="Times New Roman" w:cs="Times New Roman"/>
                <w:color w:val="000000"/>
                <w:sz w:val="22"/>
                <w:szCs w:val="22"/>
                <w:lang w:val="en-US"/>
              </w:rPr>
            </w:pPr>
            <w:r w:rsidRPr="00E34129">
              <w:rPr>
                <w:rFonts w:eastAsia="Times New Roman" w:cs="Times New Roman"/>
                <w:i/>
                <w:iCs/>
                <w:color w:val="000000"/>
                <w:sz w:val="22"/>
                <w:szCs w:val="22"/>
                <w:lang w:val="en-US"/>
              </w:rPr>
              <w:t>Note:</w:t>
            </w:r>
            <w:r w:rsidRPr="00E34129">
              <w:rPr>
                <w:rFonts w:eastAsia="Times New Roman" w:cs="Times New Roman"/>
                <w:color w:val="000000"/>
                <w:sz w:val="22"/>
                <w:szCs w:val="22"/>
                <w:lang w:val="en-US"/>
              </w:rPr>
              <w:t xml:space="preserve"> Total number of articles = 100</w:t>
            </w:r>
          </w:p>
        </w:tc>
      </w:tr>
    </w:tbl>
    <w:p w14:paraId="5B07CA6E" w14:textId="77777777" w:rsidR="00E34129" w:rsidRDefault="00E34129" w:rsidP="00D449C6"/>
    <w:p w14:paraId="06D52770" w14:textId="4B5E9FB0" w:rsidR="00AA4411" w:rsidRDefault="00AA4411" w:rsidP="00AA4411">
      <w:r>
        <w:rPr>
          <w:noProof/>
        </w:rPr>
        <w:drawing>
          <wp:inline distT="0" distB="0" distL="0" distR="0" wp14:anchorId="644779D7" wp14:editId="65AFF273">
            <wp:extent cx="4407865" cy="3522428"/>
            <wp:effectExtent l="0" t="0" r="0" b="1905"/>
            <wp:docPr id="1744939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16266" cy="3529141"/>
                    </a:xfrm>
                    <a:prstGeom prst="rect">
                      <a:avLst/>
                    </a:prstGeom>
                    <a:noFill/>
                    <a:ln>
                      <a:noFill/>
                    </a:ln>
                  </pic:spPr>
                </pic:pic>
              </a:graphicData>
            </a:graphic>
          </wp:inline>
        </w:drawing>
      </w:r>
    </w:p>
    <w:p w14:paraId="74282D89" w14:textId="1FF7F6DE" w:rsidR="00AA4411" w:rsidRPr="00AA4411" w:rsidRDefault="00AA4411" w:rsidP="00AA4411">
      <w:pPr>
        <w:rPr>
          <w:sz w:val="22"/>
          <w:szCs w:val="22"/>
        </w:rPr>
      </w:pPr>
      <w:r w:rsidRPr="00AA4411">
        <w:rPr>
          <w:i/>
          <w:iCs/>
          <w:sz w:val="22"/>
          <w:szCs w:val="22"/>
        </w:rPr>
        <w:t>Figure 2.</w:t>
      </w:r>
      <w:r w:rsidRPr="00AA4411">
        <w:rPr>
          <w:sz w:val="22"/>
          <w:szCs w:val="22"/>
        </w:rPr>
        <w:t xml:space="preserve"> Binary presence of exploratory research reported anywhere in the article. </w:t>
      </w:r>
    </w:p>
    <w:p w14:paraId="03ED4BE4" w14:textId="77777777" w:rsidR="00AA4411" w:rsidRDefault="00AA4411" w:rsidP="00AA4411"/>
    <w:p w14:paraId="16DE82E8" w14:textId="77777777" w:rsidR="00AA4411" w:rsidRDefault="00AA4411" w:rsidP="00AA4411"/>
    <w:p w14:paraId="249F2D9A" w14:textId="77777777" w:rsidR="00AA4411" w:rsidRDefault="00AA4411" w:rsidP="00AA4411"/>
    <w:p w14:paraId="77E68F1E" w14:textId="388F5978" w:rsidR="00AA4411" w:rsidRDefault="00AA4411" w:rsidP="00AA4411">
      <w:r>
        <w:rPr>
          <w:noProof/>
        </w:rPr>
        <w:lastRenderedPageBreak/>
        <w:drawing>
          <wp:inline distT="0" distB="0" distL="0" distR="0" wp14:anchorId="32E7D8F6" wp14:editId="2FB59F60">
            <wp:extent cx="4460682" cy="3564635"/>
            <wp:effectExtent l="0" t="0" r="0" b="0"/>
            <wp:docPr id="1606643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70180" cy="3572225"/>
                    </a:xfrm>
                    <a:prstGeom prst="rect">
                      <a:avLst/>
                    </a:prstGeom>
                    <a:noFill/>
                    <a:ln>
                      <a:noFill/>
                    </a:ln>
                  </pic:spPr>
                </pic:pic>
              </a:graphicData>
            </a:graphic>
          </wp:inline>
        </w:drawing>
      </w:r>
    </w:p>
    <w:p w14:paraId="2EA51463" w14:textId="0510E3C0" w:rsidR="00AA4411" w:rsidRDefault="00AA4411" w:rsidP="00AA4411">
      <w:pPr>
        <w:rPr>
          <w:sz w:val="22"/>
          <w:szCs w:val="22"/>
        </w:rPr>
      </w:pPr>
      <w:r w:rsidRPr="00AA4411">
        <w:rPr>
          <w:i/>
          <w:iCs/>
          <w:sz w:val="22"/>
          <w:szCs w:val="22"/>
        </w:rPr>
        <w:t>Figure 3.</w:t>
      </w:r>
      <w:r w:rsidRPr="00AA4411">
        <w:rPr>
          <w:sz w:val="22"/>
          <w:szCs w:val="22"/>
        </w:rPr>
        <w:t xml:space="preserve"> Binary presence of exploratory research reported by each section of the article. Title is omitted from the plot because no references to </w:t>
      </w:r>
      <w:proofErr w:type="gramStart"/>
      <w:r w:rsidRPr="00AA4411">
        <w:rPr>
          <w:sz w:val="22"/>
          <w:szCs w:val="22"/>
        </w:rPr>
        <w:t>exploratory</w:t>
      </w:r>
      <w:proofErr w:type="gramEnd"/>
      <w:r w:rsidRPr="00AA4411">
        <w:rPr>
          <w:sz w:val="22"/>
          <w:szCs w:val="22"/>
        </w:rPr>
        <w:t xml:space="preserve"> research were recorded. </w:t>
      </w:r>
      <w:r w:rsidR="00C91C54">
        <w:rPr>
          <w:sz w:val="22"/>
          <w:szCs w:val="22"/>
        </w:rPr>
        <w:t>TA 2010 = Traditional Articles published in 2010, TA = Traditional Articles, PR = Preregistered Articles, RR = Registered Reports.</w:t>
      </w:r>
    </w:p>
    <w:p w14:paraId="33E480AC" w14:textId="77777777" w:rsidR="00860117" w:rsidRPr="00AA4411" w:rsidRDefault="00860117" w:rsidP="00AA4411">
      <w:pPr>
        <w:rPr>
          <w:sz w:val="22"/>
          <w:szCs w:val="22"/>
        </w:rPr>
      </w:pPr>
    </w:p>
    <w:p w14:paraId="303AD5E4" w14:textId="40DCDD72" w:rsidR="0034356F" w:rsidRPr="00D449C6" w:rsidRDefault="0034356F" w:rsidP="0034356F">
      <w:pPr>
        <w:ind w:firstLine="720"/>
      </w:pPr>
      <w:r w:rsidRPr="00D449C6">
        <w:t>Figure 4 displays the distribution of the prominence measure, which is a sum score across the six articles sections (headings were not included in this measure, as registered), resulting in a possible range of 0-6. The violin plots show heavy positive skew for the two traditional article types (</w:t>
      </w:r>
      <w:r w:rsidRPr="00D449C6">
        <w:rPr>
          <w:i/>
          <w:iCs/>
        </w:rPr>
        <w:t>M</w:t>
      </w:r>
      <w:r w:rsidRPr="00D449C6">
        <w:t xml:space="preserve"> = 0.53, </w:t>
      </w:r>
      <w:r w:rsidRPr="00D449C6">
        <w:rPr>
          <w:i/>
          <w:iCs/>
        </w:rPr>
        <w:t>SD</w:t>
      </w:r>
      <w:r w:rsidRPr="00D449C6">
        <w:t xml:space="preserve"> = 0.97, range = 0-4 for traditional matches; </w:t>
      </w:r>
      <w:r w:rsidRPr="00D449C6">
        <w:rPr>
          <w:i/>
          <w:iCs/>
        </w:rPr>
        <w:t>M</w:t>
      </w:r>
      <w:r w:rsidRPr="00D449C6">
        <w:t xml:space="preserve"> = 0.26, </w:t>
      </w:r>
      <w:r w:rsidRPr="00D449C6">
        <w:rPr>
          <w:i/>
          <w:iCs/>
        </w:rPr>
        <w:t>SD</w:t>
      </w:r>
      <w:r w:rsidRPr="00D449C6">
        <w:t xml:space="preserve"> = 0.72, range = 0-4 for traditional 2010 articles) and relatively flat distributions for preregistered articles (</w:t>
      </w:r>
      <w:r w:rsidRPr="00D449C6">
        <w:rPr>
          <w:i/>
          <w:iCs/>
        </w:rPr>
        <w:t>M</w:t>
      </w:r>
      <w:r w:rsidRPr="00D449C6">
        <w:t xml:space="preserve"> = 1.51, </w:t>
      </w:r>
      <w:r w:rsidRPr="00D449C6">
        <w:rPr>
          <w:i/>
          <w:iCs/>
        </w:rPr>
        <w:t>SD</w:t>
      </w:r>
      <w:r w:rsidRPr="00D449C6">
        <w:t xml:space="preserve"> = 1.31, range = 0-5) and Registered Reports (</w:t>
      </w:r>
      <w:r w:rsidRPr="00D449C6">
        <w:rPr>
          <w:i/>
          <w:iCs/>
        </w:rPr>
        <w:t>M</w:t>
      </w:r>
      <w:r w:rsidRPr="00D449C6">
        <w:t xml:space="preserve"> = 2.21, </w:t>
      </w:r>
      <w:r w:rsidRPr="00D449C6">
        <w:rPr>
          <w:i/>
          <w:iCs/>
        </w:rPr>
        <w:t>SD</w:t>
      </w:r>
      <w:r w:rsidRPr="00D449C6">
        <w:t xml:space="preserve"> = 1.43, range = 0-5). In other words, most traditional articles report very low rates of exploratory research, whereas the registered articles are highly variable, with representation across the full spectrum of possible scores.  </w:t>
      </w:r>
    </w:p>
    <w:p w14:paraId="15B7FDBB" w14:textId="77777777" w:rsidR="0034356F" w:rsidRDefault="0034356F" w:rsidP="00D449C6"/>
    <w:p w14:paraId="3F49A1FB" w14:textId="025EE228" w:rsidR="00AA4411" w:rsidRDefault="00AA4411" w:rsidP="00D449C6">
      <w:r>
        <w:rPr>
          <w:noProof/>
        </w:rPr>
        <w:lastRenderedPageBreak/>
        <w:drawing>
          <wp:inline distT="0" distB="0" distL="0" distR="0" wp14:anchorId="13E23C09" wp14:editId="295151A3">
            <wp:extent cx="4411744" cy="3520440"/>
            <wp:effectExtent l="0" t="0" r="8255" b="3810"/>
            <wp:docPr id="1945180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11744" cy="3520440"/>
                    </a:xfrm>
                    <a:prstGeom prst="rect">
                      <a:avLst/>
                    </a:prstGeom>
                    <a:noFill/>
                    <a:ln>
                      <a:noFill/>
                    </a:ln>
                  </pic:spPr>
                </pic:pic>
              </a:graphicData>
            </a:graphic>
          </wp:inline>
        </w:drawing>
      </w:r>
    </w:p>
    <w:p w14:paraId="419B528A" w14:textId="0940F314" w:rsidR="00AA4411" w:rsidRPr="00AA4411" w:rsidRDefault="00AA4411" w:rsidP="00D449C6">
      <w:pPr>
        <w:rPr>
          <w:sz w:val="22"/>
          <w:szCs w:val="22"/>
        </w:rPr>
      </w:pPr>
      <w:r w:rsidRPr="00AA4411">
        <w:rPr>
          <w:i/>
          <w:iCs/>
          <w:sz w:val="22"/>
          <w:szCs w:val="22"/>
        </w:rPr>
        <w:t>Figure 4.</w:t>
      </w:r>
      <w:r w:rsidRPr="00AA4411">
        <w:rPr>
          <w:sz w:val="22"/>
          <w:szCs w:val="22"/>
        </w:rPr>
        <w:t xml:space="preserve"> Count prominence of exploratory research reported across article sections.</w:t>
      </w:r>
    </w:p>
    <w:p w14:paraId="192F9700" w14:textId="77777777" w:rsidR="00AA4411" w:rsidRDefault="00AA4411" w:rsidP="00D449C6"/>
    <w:p w14:paraId="257204B0" w14:textId="77777777" w:rsidR="00AA4411" w:rsidRPr="00D449C6" w:rsidRDefault="00AA4411" w:rsidP="00D449C6"/>
    <w:p w14:paraId="19F6C15B" w14:textId="77777777" w:rsidR="00D449C6" w:rsidRPr="00D449C6" w:rsidRDefault="00D449C6" w:rsidP="00D449C6">
      <w:pPr>
        <w:rPr>
          <w:b/>
          <w:bCs/>
        </w:rPr>
      </w:pPr>
      <w:r w:rsidRPr="00D449C6">
        <w:rPr>
          <w:b/>
          <w:bCs/>
        </w:rPr>
        <w:t xml:space="preserve">Hypothesis 1: Preregistered Articles Compared to Traditional Articles </w:t>
      </w:r>
    </w:p>
    <w:p w14:paraId="2A64909C" w14:textId="77777777" w:rsidR="00D449C6" w:rsidRPr="00D449C6" w:rsidRDefault="00D449C6" w:rsidP="00D449C6"/>
    <w:p w14:paraId="6F0C6E43" w14:textId="159BF82D" w:rsidR="00D449C6" w:rsidRPr="00D449C6" w:rsidRDefault="00D449C6" w:rsidP="00D449C6">
      <w:pPr>
        <w:ind w:firstLine="720"/>
      </w:pPr>
      <w:r w:rsidRPr="00D449C6">
        <w:t xml:space="preserve">Hypothesis 1 was </w:t>
      </w:r>
      <w:r w:rsidR="00B45EB3">
        <w:t xml:space="preserve">that </w:t>
      </w:r>
      <w:r w:rsidRPr="00D449C6">
        <w:t>there would be a higher prevalence of reported exploratory research in preregistered articles compared to traditional articles. This hypothesis was tested using the measure of presence (binary count), prominence (sum across sections), and section headings, comparing preregistered (</w:t>
      </w:r>
      <w:r w:rsidRPr="00D449C6">
        <w:rPr>
          <w:i/>
          <w:iCs/>
        </w:rPr>
        <w:t>n</w:t>
      </w:r>
      <w:r w:rsidRPr="00D449C6">
        <w:t xml:space="preserve"> = 100) and traditional (</w:t>
      </w:r>
      <w:r w:rsidRPr="00D449C6">
        <w:rPr>
          <w:i/>
          <w:iCs/>
        </w:rPr>
        <w:t>n</w:t>
      </w:r>
      <w:r w:rsidRPr="00D449C6">
        <w:t xml:space="preserve"> = 100) articles.</w:t>
      </w:r>
    </w:p>
    <w:p w14:paraId="4AEEE604" w14:textId="77777777" w:rsidR="00D449C6" w:rsidRPr="00D449C6" w:rsidRDefault="00D449C6" w:rsidP="00D449C6"/>
    <w:p w14:paraId="49FB1406" w14:textId="77777777" w:rsidR="00D449C6" w:rsidRPr="00D449C6" w:rsidRDefault="00D449C6" w:rsidP="00D449C6">
      <w:pPr>
        <w:ind w:firstLine="720"/>
      </w:pPr>
      <w:r w:rsidRPr="00D449C6">
        <w:rPr>
          <w:b/>
          <w:bCs/>
        </w:rPr>
        <w:t>Test 1, Presence:</w:t>
      </w:r>
      <w:r w:rsidRPr="00D449C6">
        <w:t xml:space="preserve"> The 2x2 chi-square test of independence, accounting for journal-level clustering, comparing article type with the binary outcome of presence/absence of exploratory research supported our </w:t>
      </w:r>
      <w:proofErr w:type="gramStart"/>
      <w:r w:rsidRPr="00D449C6">
        <w:t xml:space="preserve">hypothesis,  </w:t>
      </w:r>
      <w:r w:rsidRPr="00D449C6">
        <w:rPr>
          <w:rFonts w:ascii="Times New Roman" w:hAnsi="Times New Roman" w:cs="Times New Roman"/>
        </w:rPr>
        <w:t>ꭕ</w:t>
      </w:r>
      <w:r w:rsidRPr="00D449C6">
        <w:rPr>
          <w:vertAlign w:val="superscript"/>
        </w:rPr>
        <w:t>2</w:t>
      </w:r>
      <w:proofErr w:type="gramEnd"/>
      <w:r w:rsidRPr="00D449C6">
        <w:t xml:space="preserve"> = 9.26, </w:t>
      </w:r>
      <w:r w:rsidRPr="00D449C6">
        <w:rPr>
          <w:i/>
          <w:iCs/>
        </w:rPr>
        <w:t>p</w:t>
      </w:r>
      <w:r w:rsidRPr="00D449C6">
        <w:t xml:space="preserve"> = .002, </w:t>
      </w:r>
      <w:r w:rsidRPr="00D449C6">
        <w:rPr>
          <w:rFonts w:ascii="Times New Roman" w:hAnsi="Times New Roman" w:cs="Times New Roman"/>
        </w:rPr>
        <w:t>ɸ</w:t>
      </w:r>
      <w:r w:rsidRPr="00D449C6">
        <w:t xml:space="preserve"> =.42, </w:t>
      </w:r>
      <w:proofErr w:type="spellStart"/>
      <w:r w:rsidRPr="00D449C6">
        <w:rPr>
          <w:i/>
          <w:iCs/>
        </w:rPr>
        <w:t>p</w:t>
      </w:r>
      <w:r w:rsidRPr="00D449C6">
        <w:rPr>
          <w:vertAlign w:val="subscript"/>
        </w:rPr>
        <w:t>FDR</w:t>
      </w:r>
      <w:proofErr w:type="spellEnd"/>
      <w:r w:rsidRPr="00D449C6">
        <w:t xml:space="preserve"> = .004. Whereas exploratory research was </w:t>
      </w:r>
      <w:proofErr w:type="gramStart"/>
      <w:r w:rsidRPr="00D449C6">
        <w:t>present</w:t>
      </w:r>
      <w:proofErr w:type="gramEnd"/>
      <w:r w:rsidRPr="00D449C6">
        <w:t xml:space="preserve"> in 71% of preregistered articles, it was only present in 29% of traditional articles. This result held up when not accounting for clustering (</w:t>
      </w:r>
      <w:r w:rsidRPr="00D449C6">
        <w:rPr>
          <w:rFonts w:ascii="Times New Roman" w:hAnsi="Times New Roman" w:cs="Times New Roman"/>
        </w:rPr>
        <w:t>ꭕ</w:t>
      </w:r>
      <w:r w:rsidRPr="00D449C6">
        <w:rPr>
          <w:vertAlign w:val="superscript"/>
        </w:rPr>
        <w:t>2</w:t>
      </w:r>
      <w:r w:rsidRPr="00D449C6">
        <w:t xml:space="preserve"> = 32.62, </w:t>
      </w:r>
      <w:r w:rsidRPr="00D449C6">
        <w:rPr>
          <w:i/>
          <w:iCs/>
        </w:rPr>
        <w:t>p</w:t>
      </w:r>
      <w:r w:rsidRPr="00D449C6">
        <w:t xml:space="preserve"> &lt; .001) and when clustering by match (</w:t>
      </w:r>
      <w:r w:rsidRPr="00D449C6">
        <w:rPr>
          <w:rFonts w:ascii="Times New Roman" w:hAnsi="Times New Roman" w:cs="Times New Roman"/>
        </w:rPr>
        <w:t>ꭕ</w:t>
      </w:r>
      <w:r w:rsidRPr="00D449C6">
        <w:rPr>
          <w:vertAlign w:val="superscript"/>
        </w:rPr>
        <w:t>2</w:t>
      </w:r>
      <w:r w:rsidRPr="00D449C6">
        <w:t xml:space="preserve"> = 28.45, </w:t>
      </w:r>
      <w:r w:rsidRPr="00D449C6">
        <w:rPr>
          <w:i/>
          <w:iCs/>
        </w:rPr>
        <w:t>p</w:t>
      </w:r>
      <w:r w:rsidRPr="00D449C6">
        <w:t xml:space="preserve"> &lt; .001).</w:t>
      </w:r>
    </w:p>
    <w:p w14:paraId="403C0B96" w14:textId="77777777" w:rsidR="00D449C6" w:rsidRPr="00D449C6" w:rsidRDefault="00D449C6" w:rsidP="00D449C6">
      <w:r w:rsidRPr="00D449C6">
        <w:t xml:space="preserve"> </w:t>
      </w:r>
    </w:p>
    <w:p w14:paraId="5A95586D" w14:textId="77777777" w:rsidR="00D449C6" w:rsidRPr="00D449C6" w:rsidRDefault="00D449C6" w:rsidP="00D449C6">
      <w:pPr>
        <w:ind w:firstLine="720"/>
      </w:pPr>
      <w:r w:rsidRPr="00D449C6">
        <w:rPr>
          <w:b/>
          <w:bCs/>
        </w:rPr>
        <w:t>Test 2, Prominence:</w:t>
      </w:r>
      <w:r w:rsidRPr="00D449C6">
        <w:t xml:space="preserve"> This test was conducted using a two-sample group-weighted test of means, </w:t>
      </w:r>
      <w:proofErr w:type="gramStart"/>
      <w:r w:rsidRPr="00D449C6">
        <w:t>similar to</w:t>
      </w:r>
      <w:proofErr w:type="gramEnd"/>
      <w:r w:rsidRPr="00D449C6">
        <w:t xml:space="preserve"> a </w:t>
      </w:r>
      <w:r w:rsidRPr="00D449C6">
        <w:rPr>
          <w:i/>
          <w:iCs/>
        </w:rPr>
        <w:t>t</w:t>
      </w:r>
      <w:r w:rsidRPr="00D449C6">
        <w:t xml:space="preserve">-test, which accounted for journal-level clustering. The findings supported the hypothesis that prominence of exploratory research would be higher in preregistered compared to traditional articles, </w:t>
      </w:r>
      <w:r w:rsidRPr="00D449C6">
        <w:rPr>
          <w:i/>
          <w:iCs/>
        </w:rPr>
        <w:t>z</w:t>
      </w:r>
      <w:r w:rsidRPr="00D449C6">
        <w:t xml:space="preserve"> = 3.91, </w:t>
      </w:r>
      <w:r w:rsidRPr="00D449C6">
        <w:rPr>
          <w:i/>
          <w:iCs/>
        </w:rPr>
        <w:t>p</w:t>
      </w:r>
      <w:r w:rsidRPr="00D449C6">
        <w:t xml:space="preserve"> &lt; .001, </w:t>
      </w:r>
      <w:r w:rsidRPr="00D449C6">
        <w:rPr>
          <w:i/>
          <w:iCs/>
        </w:rPr>
        <w:t>d</w:t>
      </w:r>
      <w:r w:rsidRPr="00D449C6">
        <w:t xml:space="preserve"> = 0.55, </w:t>
      </w:r>
      <w:proofErr w:type="spellStart"/>
      <w:r w:rsidRPr="00D449C6">
        <w:rPr>
          <w:i/>
          <w:iCs/>
        </w:rPr>
        <w:t>p</w:t>
      </w:r>
      <w:r w:rsidRPr="00D449C6">
        <w:rPr>
          <w:vertAlign w:val="subscript"/>
        </w:rPr>
        <w:t>FDR</w:t>
      </w:r>
      <w:proofErr w:type="spellEnd"/>
      <w:r w:rsidRPr="00D449C6">
        <w:t xml:space="preserve"> &lt; .001. This result </w:t>
      </w:r>
      <w:proofErr w:type="gramStart"/>
      <w:r w:rsidRPr="00D449C6">
        <w:t>held</w:t>
      </w:r>
      <w:proofErr w:type="gramEnd"/>
      <w:r w:rsidRPr="00D449C6">
        <w:t xml:space="preserve"> up when not accounting for clustering (</w:t>
      </w:r>
      <w:r w:rsidRPr="00D449C6">
        <w:rPr>
          <w:i/>
          <w:iCs/>
        </w:rPr>
        <w:t>t</w:t>
      </w:r>
      <w:r w:rsidRPr="00D449C6">
        <w:t xml:space="preserve"> = 6.00, </w:t>
      </w:r>
      <w:r w:rsidRPr="00D449C6">
        <w:rPr>
          <w:i/>
          <w:iCs/>
        </w:rPr>
        <w:t>p</w:t>
      </w:r>
      <w:r w:rsidRPr="00D449C6">
        <w:t xml:space="preserve"> &lt; .001) and when clustering by match (</w:t>
      </w:r>
      <w:r w:rsidRPr="00D449C6">
        <w:rPr>
          <w:i/>
          <w:iCs/>
        </w:rPr>
        <w:t>z</w:t>
      </w:r>
      <w:r w:rsidRPr="00D449C6">
        <w:t xml:space="preserve"> = 6.01, </w:t>
      </w:r>
      <w:r w:rsidRPr="00D449C6">
        <w:rPr>
          <w:i/>
          <w:iCs/>
        </w:rPr>
        <w:t>p</w:t>
      </w:r>
      <w:r w:rsidRPr="00D449C6">
        <w:t xml:space="preserve"> &lt; .001).</w:t>
      </w:r>
    </w:p>
    <w:p w14:paraId="2E6E2CC2" w14:textId="77777777" w:rsidR="00D449C6" w:rsidRPr="00D449C6" w:rsidRDefault="00D449C6" w:rsidP="00D449C6"/>
    <w:p w14:paraId="53B7DC2D" w14:textId="60291468" w:rsidR="00D449C6" w:rsidRPr="00D449C6" w:rsidRDefault="00D449C6" w:rsidP="00D449C6">
      <w:pPr>
        <w:ind w:firstLine="720"/>
      </w:pPr>
      <w:r w:rsidRPr="00D449C6">
        <w:rPr>
          <w:b/>
          <w:bCs/>
        </w:rPr>
        <w:t>Test 3, Section headings:</w:t>
      </w:r>
      <w:r w:rsidRPr="00D449C6">
        <w:t xml:space="preserve"> The 2x2 chi-square test of independence, accounting for journal-level clustering, comparing article type with the binary outcome of presence/absence of a section heading indicating exploratory research supported our hypothesis, </w:t>
      </w:r>
      <w:r w:rsidRPr="00D449C6">
        <w:rPr>
          <w:rFonts w:ascii="Times New Roman" w:hAnsi="Times New Roman" w:cs="Times New Roman"/>
        </w:rPr>
        <w:t>ꭕ</w:t>
      </w:r>
      <w:r w:rsidRPr="00D449C6">
        <w:rPr>
          <w:vertAlign w:val="superscript"/>
        </w:rPr>
        <w:t>2</w:t>
      </w:r>
      <w:r w:rsidRPr="00D449C6">
        <w:t xml:space="preserve"> = 8.01, </w:t>
      </w:r>
      <w:r w:rsidRPr="00D449C6">
        <w:rPr>
          <w:i/>
          <w:iCs/>
        </w:rPr>
        <w:t>p</w:t>
      </w:r>
      <w:r w:rsidRPr="00D449C6">
        <w:t xml:space="preserve"> = 0.005, </w:t>
      </w:r>
      <w:r w:rsidRPr="00D449C6">
        <w:rPr>
          <w:rFonts w:ascii="Times New Roman" w:hAnsi="Times New Roman" w:cs="Times New Roman"/>
        </w:rPr>
        <w:t>ɸ</w:t>
      </w:r>
      <w:r w:rsidRPr="00D449C6">
        <w:t xml:space="preserve"> =.30</w:t>
      </w:r>
      <w:proofErr w:type="gramStart"/>
      <w:r w:rsidRPr="00D449C6">
        <w:t>, ,</w:t>
      </w:r>
      <w:proofErr w:type="gramEnd"/>
      <w:r w:rsidRPr="00D449C6">
        <w:t xml:space="preserve"> </w:t>
      </w:r>
      <w:proofErr w:type="spellStart"/>
      <w:r w:rsidRPr="00D449C6">
        <w:rPr>
          <w:i/>
          <w:iCs/>
        </w:rPr>
        <w:t>p</w:t>
      </w:r>
      <w:r w:rsidRPr="00D449C6">
        <w:rPr>
          <w:vertAlign w:val="subscript"/>
        </w:rPr>
        <w:t>FDR</w:t>
      </w:r>
      <w:proofErr w:type="spellEnd"/>
      <w:r w:rsidRPr="00D449C6">
        <w:t xml:space="preserve"> = .006, with 21% of preregistered articles including a section heading vs. only 2% of traditional </w:t>
      </w:r>
      <w:r w:rsidRPr="00D449C6">
        <w:lastRenderedPageBreak/>
        <w:t>articles. This result held up when not accounting for clustering (</w:t>
      </w:r>
      <w:r w:rsidRPr="00D449C6">
        <w:rPr>
          <w:rFonts w:ascii="Times New Roman" w:hAnsi="Times New Roman" w:cs="Times New Roman"/>
        </w:rPr>
        <w:t>ꭕ</w:t>
      </w:r>
      <w:r w:rsidRPr="00D449C6">
        <w:rPr>
          <w:vertAlign w:val="superscript"/>
        </w:rPr>
        <w:t>2</w:t>
      </w:r>
      <w:r w:rsidRPr="00D449C6">
        <w:t xml:space="preserve"> = 15.92, </w:t>
      </w:r>
      <w:r w:rsidRPr="00D449C6">
        <w:rPr>
          <w:i/>
          <w:iCs/>
        </w:rPr>
        <w:t>p</w:t>
      </w:r>
      <w:r w:rsidRPr="00D449C6">
        <w:t xml:space="preserve"> &lt; .001) and when clustering by match (</w:t>
      </w:r>
      <w:r w:rsidRPr="00D449C6">
        <w:rPr>
          <w:rFonts w:ascii="Times New Roman" w:hAnsi="Times New Roman" w:cs="Times New Roman"/>
        </w:rPr>
        <w:t>ꭕ</w:t>
      </w:r>
      <w:r w:rsidRPr="00D449C6">
        <w:rPr>
          <w:vertAlign w:val="superscript"/>
        </w:rPr>
        <w:t>2</w:t>
      </w:r>
      <w:r w:rsidRPr="00D449C6">
        <w:t xml:space="preserve"> = 19.00, </w:t>
      </w:r>
      <w:r w:rsidRPr="00D449C6">
        <w:rPr>
          <w:i/>
          <w:iCs/>
        </w:rPr>
        <w:t>p</w:t>
      </w:r>
      <w:r w:rsidRPr="00D449C6">
        <w:t xml:space="preserve"> &lt; .001).</w:t>
      </w:r>
    </w:p>
    <w:p w14:paraId="4F86920C" w14:textId="77777777" w:rsidR="00D449C6" w:rsidRPr="00D449C6" w:rsidRDefault="00D449C6" w:rsidP="00D449C6"/>
    <w:p w14:paraId="789DBF2E" w14:textId="77777777" w:rsidR="00D449C6" w:rsidRPr="00D449C6" w:rsidRDefault="00D449C6" w:rsidP="00D449C6">
      <w:r w:rsidRPr="00D449C6">
        <w:rPr>
          <w:b/>
          <w:bCs/>
        </w:rPr>
        <w:t>Hypothesis 2: Registered Reports Compared to Traditional Articles</w:t>
      </w:r>
    </w:p>
    <w:p w14:paraId="56BC4C55" w14:textId="77777777" w:rsidR="00D449C6" w:rsidRPr="00D449C6" w:rsidRDefault="00D449C6" w:rsidP="00D449C6"/>
    <w:p w14:paraId="10C94634" w14:textId="6305A249" w:rsidR="00D449C6" w:rsidRPr="00D449C6" w:rsidRDefault="00D449C6" w:rsidP="00D449C6">
      <w:pPr>
        <w:ind w:firstLine="720"/>
      </w:pPr>
      <w:r w:rsidRPr="00D449C6">
        <w:t xml:space="preserve">Hypothesis 2 was </w:t>
      </w:r>
      <w:r w:rsidR="00B45EB3">
        <w:t xml:space="preserve">that </w:t>
      </w:r>
      <w:r w:rsidRPr="00D449C6">
        <w:t>there would be a higher prevalence of reported exploratory research in Registered Reports compared to traditional articles. This hypothesis was tested using the measure of presence (binary count), prominence (sum across sections), and section headings, comparing Registered Reports (</w:t>
      </w:r>
      <w:r w:rsidRPr="00D449C6">
        <w:rPr>
          <w:i/>
          <w:iCs/>
        </w:rPr>
        <w:t>n</w:t>
      </w:r>
      <w:r w:rsidRPr="00D449C6">
        <w:t xml:space="preserve"> = 100) and traditional articles (</w:t>
      </w:r>
      <w:r w:rsidRPr="00D449C6">
        <w:rPr>
          <w:i/>
          <w:iCs/>
        </w:rPr>
        <w:t>n</w:t>
      </w:r>
      <w:r w:rsidRPr="00D449C6">
        <w:t xml:space="preserve"> = 100). </w:t>
      </w:r>
    </w:p>
    <w:p w14:paraId="1496ECE5" w14:textId="77777777" w:rsidR="00D449C6" w:rsidRPr="00D449C6" w:rsidRDefault="00D449C6" w:rsidP="00D449C6"/>
    <w:p w14:paraId="7D0AC2E9" w14:textId="77777777" w:rsidR="00D449C6" w:rsidRPr="00D449C6" w:rsidRDefault="00D449C6" w:rsidP="00D449C6">
      <w:pPr>
        <w:ind w:firstLine="720"/>
      </w:pPr>
      <w:r w:rsidRPr="00D449C6">
        <w:rPr>
          <w:b/>
          <w:bCs/>
        </w:rPr>
        <w:t>Test 1, Presence:</w:t>
      </w:r>
      <w:r w:rsidRPr="00D449C6">
        <w:t xml:space="preserve"> A 2x2 chi-square test of independence, accounting for journal-level clustering, comparing article type with the binary outcome of presence/absence of exploratory research supported our hypothesis, </w:t>
      </w:r>
      <w:r w:rsidRPr="00D449C6">
        <w:rPr>
          <w:rFonts w:ascii="Times New Roman" w:hAnsi="Times New Roman" w:cs="Times New Roman"/>
        </w:rPr>
        <w:t>ꭕ</w:t>
      </w:r>
      <w:r w:rsidRPr="00D449C6">
        <w:rPr>
          <w:vertAlign w:val="superscript"/>
        </w:rPr>
        <w:t>2</w:t>
      </w:r>
      <w:r w:rsidRPr="00D449C6">
        <w:t xml:space="preserve"> = 12.87, </w:t>
      </w:r>
      <w:r w:rsidRPr="00D449C6">
        <w:rPr>
          <w:i/>
          <w:iCs/>
        </w:rPr>
        <w:t>p</w:t>
      </w:r>
      <w:r w:rsidRPr="00D449C6">
        <w:t xml:space="preserve"> &lt; .001, </w:t>
      </w:r>
      <w:r w:rsidRPr="00D449C6">
        <w:rPr>
          <w:rFonts w:ascii="Times New Roman" w:hAnsi="Times New Roman" w:cs="Times New Roman"/>
        </w:rPr>
        <w:t>ɸ</w:t>
      </w:r>
      <w:r w:rsidRPr="00D449C6">
        <w:t xml:space="preserve"> =.55</w:t>
      </w:r>
      <w:proofErr w:type="gramStart"/>
      <w:r w:rsidRPr="00D449C6">
        <w:t>, ,</w:t>
      </w:r>
      <w:proofErr w:type="gramEnd"/>
      <w:r w:rsidRPr="00D449C6">
        <w:t xml:space="preserve"> </w:t>
      </w:r>
      <w:proofErr w:type="spellStart"/>
      <w:r w:rsidRPr="00D449C6">
        <w:rPr>
          <w:i/>
          <w:iCs/>
        </w:rPr>
        <w:t>p</w:t>
      </w:r>
      <w:r w:rsidRPr="00D449C6">
        <w:rPr>
          <w:vertAlign w:val="subscript"/>
        </w:rPr>
        <w:t>FDR</w:t>
      </w:r>
      <w:proofErr w:type="spellEnd"/>
      <w:r w:rsidRPr="00D449C6">
        <w:t xml:space="preserve"> &lt; .001. Whereas exploratory research was present in 84% of Registered Reports, it was only present in 29% of traditional articles. This result held up when not accounting for clustering (</w:t>
      </w:r>
      <w:r w:rsidRPr="00D449C6">
        <w:rPr>
          <w:rFonts w:ascii="Times New Roman" w:hAnsi="Times New Roman" w:cs="Times New Roman"/>
        </w:rPr>
        <w:t>ꭕ</w:t>
      </w:r>
      <w:r w:rsidRPr="00D449C6">
        <w:rPr>
          <w:vertAlign w:val="superscript"/>
        </w:rPr>
        <w:t>2</w:t>
      </w:r>
      <w:r w:rsidRPr="00D449C6">
        <w:t xml:space="preserve"> = 59.32, </w:t>
      </w:r>
      <w:r w:rsidRPr="00D449C6">
        <w:rPr>
          <w:i/>
          <w:iCs/>
        </w:rPr>
        <w:t>p</w:t>
      </w:r>
      <w:r w:rsidRPr="00D449C6">
        <w:t xml:space="preserve"> &lt; .001) and when clustering by match (</w:t>
      </w:r>
      <w:r w:rsidRPr="00D449C6">
        <w:rPr>
          <w:rFonts w:ascii="Times New Roman" w:hAnsi="Times New Roman" w:cs="Times New Roman"/>
        </w:rPr>
        <w:t>ꭕ</w:t>
      </w:r>
      <w:r w:rsidRPr="00D449C6">
        <w:rPr>
          <w:vertAlign w:val="superscript"/>
        </w:rPr>
        <w:t>2</w:t>
      </w:r>
      <w:r w:rsidRPr="00D449C6">
        <w:t xml:space="preserve"> = 45.15, </w:t>
      </w:r>
      <w:r w:rsidRPr="00D449C6">
        <w:rPr>
          <w:i/>
          <w:iCs/>
        </w:rPr>
        <w:t>p</w:t>
      </w:r>
      <w:r w:rsidRPr="00D449C6">
        <w:t xml:space="preserve"> &lt; .001).</w:t>
      </w:r>
    </w:p>
    <w:p w14:paraId="20E46DEA" w14:textId="77777777" w:rsidR="00D449C6" w:rsidRPr="00D449C6" w:rsidRDefault="00D449C6" w:rsidP="00D449C6"/>
    <w:p w14:paraId="76597ADA" w14:textId="77777777" w:rsidR="00D449C6" w:rsidRPr="00D449C6" w:rsidRDefault="00D449C6" w:rsidP="00D449C6">
      <w:pPr>
        <w:ind w:firstLine="720"/>
      </w:pPr>
      <w:r w:rsidRPr="00D449C6">
        <w:rPr>
          <w:b/>
          <w:bCs/>
        </w:rPr>
        <w:t>Test 2, Prominence:</w:t>
      </w:r>
      <w:r w:rsidRPr="00D449C6">
        <w:t xml:space="preserve"> The two-sample group-weighted test of means, accounting for journal-level clustering, supported the hypothesis, with prominence of exploratory research significantly higher in Registered Reports compared to traditional articles, </w:t>
      </w:r>
      <w:r w:rsidRPr="00D449C6">
        <w:rPr>
          <w:i/>
          <w:iCs/>
        </w:rPr>
        <w:t>z</w:t>
      </w:r>
      <w:r w:rsidRPr="00D449C6">
        <w:t xml:space="preserve"> = 5.05, </w:t>
      </w:r>
      <w:r w:rsidRPr="00D449C6">
        <w:rPr>
          <w:i/>
          <w:iCs/>
        </w:rPr>
        <w:t>p</w:t>
      </w:r>
      <w:r w:rsidRPr="00D449C6">
        <w:t xml:space="preserve"> &lt; .001, </w:t>
      </w:r>
      <w:r w:rsidRPr="00D449C6">
        <w:rPr>
          <w:i/>
          <w:iCs/>
        </w:rPr>
        <w:t>d</w:t>
      </w:r>
      <w:r w:rsidRPr="00D449C6">
        <w:t xml:space="preserve"> = 0.71, </w:t>
      </w:r>
      <w:proofErr w:type="spellStart"/>
      <w:r w:rsidRPr="00D449C6">
        <w:rPr>
          <w:i/>
          <w:iCs/>
        </w:rPr>
        <w:t>p</w:t>
      </w:r>
      <w:r w:rsidRPr="00D449C6">
        <w:rPr>
          <w:vertAlign w:val="subscript"/>
        </w:rPr>
        <w:t>FDR</w:t>
      </w:r>
      <w:proofErr w:type="spellEnd"/>
      <w:r w:rsidRPr="00D449C6">
        <w:t xml:space="preserve"> &lt; .001. This result held up when not accounting for clustering (</w:t>
      </w:r>
      <w:r w:rsidRPr="00D449C6">
        <w:rPr>
          <w:i/>
          <w:iCs/>
        </w:rPr>
        <w:t>t</w:t>
      </w:r>
      <w:r w:rsidRPr="00D449C6">
        <w:t xml:space="preserve"> = 9.72, </w:t>
      </w:r>
      <w:r w:rsidRPr="00D449C6">
        <w:rPr>
          <w:i/>
          <w:iCs/>
        </w:rPr>
        <w:t>p</w:t>
      </w:r>
      <w:r w:rsidRPr="00D449C6">
        <w:t xml:space="preserve"> &lt; .001) and when clustering by match (</w:t>
      </w:r>
      <w:r w:rsidRPr="00D449C6">
        <w:rPr>
          <w:i/>
          <w:iCs/>
        </w:rPr>
        <w:t>z</w:t>
      </w:r>
      <w:r w:rsidRPr="00D449C6">
        <w:t xml:space="preserve"> = 9.43, </w:t>
      </w:r>
      <w:r w:rsidRPr="00D449C6">
        <w:rPr>
          <w:i/>
          <w:iCs/>
        </w:rPr>
        <w:t>p</w:t>
      </w:r>
      <w:r w:rsidRPr="00D449C6">
        <w:t xml:space="preserve"> &lt; .001).</w:t>
      </w:r>
    </w:p>
    <w:p w14:paraId="61CAFD05" w14:textId="77777777" w:rsidR="00D449C6" w:rsidRPr="00D449C6" w:rsidRDefault="00D449C6" w:rsidP="00D449C6"/>
    <w:p w14:paraId="4359A486" w14:textId="77777777" w:rsidR="00D449C6" w:rsidRPr="00D449C6" w:rsidRDefault="00D449C6" w:rsidP="00D449C6">
      <w:pPr>
        <w:ind w:firstLine="720"/>
      </w:pPr>
      <w:r w:rsidRPr="00D449C6">
        <w:rPr>
          <w:b/>
          <w:bCs/>
        </w:rPr>
        <w:t>Test 3, Section headings:</w:t>
      </w:r>
      <w:r w:rsidRPr="00D449C6">
        <w:t xml:space="preserve"> A 2x2 chi-square test of independence, accounting for journal-level clustering, comparing article type with the binary outcome of presence/absence of a section heading indicating exploratory research supported our </w:t>
      </w:r>
      <w:proofErr w:type="gramStart"/>
      <w:r w:rsidRPr="00D449C6">
        <w:t xml:space="preserve">hypothesis,  </w:t>
      </w:r>
      <w:r w:rsidRPr="00D449C6">
        <w:rPr>
          <w:rFonts w:ascii="Times New Roman" w:hAnsi="Times New Roman" w:cs="Times New Roman"/>
        </w:rPr>
        <w:t>ꭕ</w:t>
      </w:r>
      <w:r w:rsidRPr="00D449C6">
        <w:rPr>
          <w:vertAlign w:val="superscript"/>
        </w:rPr>
        <w:t>2</w:t>
      </w:r>
      <w:proofErr w:type="gramEnd"/>
      <w:r w:rsidRPr="00D449C6">
        <w:t xml:space="preserve"> = 20.88, </w:t>
      </w:r>
      <w:r w:rsidRPr="00D449C6">
        <w:rPr>
          <w:i/>
          <w:iCs/>
        </w:rPr>
        <w:t>p</w:t>
      </w:r>
      <w:r w:rsidRPr="00D449C6">
        <w:t xml:space="preserve"> &lt; 0.001, </w:t>
      </w:r>
      <w:r w:rsidRPr="00D449C6">
        <w:rPr>
          <w:rFonts w:ascii="Times New Roman" w:hAnsi="Times New Roman" w:cs="Times New Roman"/>
        </w:rPr>
        <w:t>ɸ</w:t>
      </w:r>
      <w:r w:rsidRPr="00D449C6">
        <w:t xml:space="preserve"> = .64, </w:t>
      </w:r>
      <w:proofErr w:type="spellStart"/>
      <w:r w:rsidRPr="00D449C6">
        <w:rPr>
          <w:i/>
          <w:iCs/>
        </w:rPr>
        <w:t>p</w:t>
      </w:r>
      <w:r w:rsidRPr="00D449C6">
        <w:rPr>
          <w:vertAlign w:val="subscript"/>
        </w:rPr>
        <w:t>FDR</w:t>
      </w:r>
      <w:proofErr w:type="spellEnd"/>
      <w:r w:rsidRPr="00D449C6">
        <w:t xml:space="preserve"> &lt; .001, with 62% of Registered Reports including a section heading vs. only 2% of traditional articles. This result held up when not accounting for clustering (</w:t>
      </w:r>
      <w:r w:rsidRPr="00D449C6">
        <w:rPr>
          <w:rFonts w:ascii="Times New Roman" w:hAnsi="Times New Roman" w:cs="Times New Roman"/>
        </w:rPr>
        <w:t>ꭕ</w:t>
      </w:r>
      <w:r w:rsidRPr="00D449C6">
        <w:rPr>
          <w:vertAlign w:val="superscript"/>
        </w:rPr>
        <w:t>2</w:t>
      </w:r>
      <w:r w:rsidRPr="00D449C6">
        <w:t xml:space="preserve"> = 59.32, </w:t>
      </w:r>
      <w:r w:rsidRPr="00D449C6">
        <w:rPr>
          <w:i/>
          <w:iCs/>
        </w:rPr>
        <w:t>p</w:t>
      </w:r>
      <w:r w:rsidRPr="00D449C6">
        <w:t xml:space="preserve"> &lt; .001) and when clustering by match (</w:t>
      </w:r>
      <w:r w:rsidRPr="00D449C6">
        <w:rPr>
          <w:rFonts w:ascii="Times New Roman" w:hAnsi="Times New Roman" w:cs="Times New Roman"/>
        </w:rPr>
        <w:t>ꭕ</w:t>
      </w:r>
      <w:r w:rsidRPr="00D449C6">
        <w:rPr>
          <w:vertAlign w:val="superscript"/>
        </w:rPr>
        <w:t>2</w:t>
      </w:r>
      <w:r w:rsidRPr="00D449C6">
        <w:t xml:space="preserve"> = 45.15, </w:t>
      </w:r>
      <w:r w:rsidRPr="00D449C6">
        <w:rPr>
          <w:i/>
          <w:iCs/>
        </w:rPr>
        <w:t>p</w:t>
      </w:r>
      <w:r w:rsidRPr="00D449C6">
        <w:t xml:space="preserve"> &lt; .001).</w:t>
      </w:r>
    </w:p>
    <w:p w14:paraId="61097E3F" w14:textId="77777777" w:rsidR="00D449C6" w:rsidRPr="00D449C6" w:rsidRDefault="00D449C6" w:rsidP="00D449C6"/>
    <w:p w14:paraId="443D215C" w14:textId="77777777" w:rsidR="00D449C6" w:rsidRPr="00D449C6" w:rsidRDefault="00D449C6" w:rsidP="00D449C6">
      <w:r w:rsidRPr="00D449C6">
        <w:rPr>
          <w:b/>
          <w:bCs/>
        </w:rPr>
        <w:t>Hypothesis 3: Registered Reports Compared to Preregistered Articles</w:t>
      </w:r>
    </w:p>
    <w:p w14:paraId="7835A487" w14:textId="77777777" w:rsidR="00D449C6" w:rsidRPr="00D449C6" w:rsidRDefault="00D449C6" w:rsidP="00D449C6"/>
    <w:p w14:paraId="3CF5D4A4" w14:textId="73E43A7F" w:rsidR="00D449C6" w:rsidRPr="00D449C6" w:rsidRDefault="00D449C6" w:rsidP="00D449C6">
      <w:pPr>
        <w:ind w:firstLine="720"/>
      </w:pPr>
      <w:r w:rsidRPr="00D449C6">
        <w:t xml:space="preserve">Hypothesis 3 was </w:t>
      </w:r>
      <w:r w:rsidR="00B45EB3">
        <w:t xml:space="preserve">that </w:t>
      </w:r>
      <w:r w:rsidRPr="00D449C6">
        <w:t>there would be a higher prevalence of reported exploratory research in Registered Reports compared to preregistered articles. This hypothesis was tested using the measure of presence (binary count), prominence (sum across sections), and section headings, comparing Registered Reports (</w:t>
      </w:r>
      <w:r w:rsidRPr="00D449C6">
        <w:rPr>
          <w:i/>
          <w:iCs/>
        </w:rPr>
        <w:t>n</w:t>
      </w:r>
      <w:r w:rsidRPr="00D449C6">
        <w:t xml:space="preserve"> = 100) and preregistered articles (</w:t>
      </w:r>
      <w:r w:rsidRPr="00D449C6">
        <w:rPr>
          <w:i/>
          <w:iCs/>
        </w:rPr>
        <w:t>n</w:t>
      </w:r>
      <w:r w:rsidRPr="00D449C6">
        <w:t xml:space="preserve"> = 100). </w:t>
      </w:r>
    </w:p>
    <w:p w14:paraId="3DEB6C53" w14:textId="77777777" w:rsidR="00D449C6" w:rsidRPr="00D449C6" w:rsidRDefault="00D449C6" w:rsidP="00D449C6"/>
    <w:p w14:paraId="0BA77057" w14:textId="1E1B2664" w:rsidR="00D449C6" w:rsidRPr="00D449C6" w:rsidRDefault="00D449C6" w:rsidP="00D449C6">
      <w:pPr>
        <w:ind w:firstLine="720"/>
      </w:pPr>
      <w:r w:rsidRPr="00D449C6">
        <w:rPr>
          <w:b/>
          <w:bCs/>
        </w:rPr>
        <w:t>Test 1, Presence:</w:t>
      </w:r>
      <w:r w:rsidRPr="00D449C6">
        <w:t xml:space="preserve"> A 2x2 chi-square test of independence, accounting for journal-level clustering, comparing article type with the binary outcome of presence/absence of exploratory research failed to support the hypothesis, </w:t>
      </w:r>
      <w:r w:rsidRPr="00D449C6">
        <w:rPr>
          <w:rFonts w:ascii="Times New Roman" w:hAnsi="Times New Roman" w:cs="Times New Roman"/>
        </w:rPr>
        <w:t>ꭕ</w:t>
      </w:r>
      <w:r w:rsidRPr="00D449C6">
        <w:rPr>
          <w:vertAlign w:val="superscript"/>
        </w:rPr>
        <w:t>2</w:t>
      </w:r>
      <w:r w:rsidRPr="00D449C6">
        <w:t xml:space="preserve"> = 0.92, </w:t>
      </w:r>
      <w:r w:rsidRPr="00D449C6">
        <w:rPr>
          <w:i/>
          <w:iCs/>
        </w:rPr>
        <w:t>p</w:t>
      </w:r>
      <w:r w:rsidRPr="00D449C6">
        <w:t xml:space="preserve"> = .34, </w:t>
      </w:r>
      <w:r w:rsidRPr="00D449C6">
        <w:rPr>
          <w:rFonts w:ascii="Times New Roman" w:hAnsi="Times New Roman" w:cs="Times New Roman"/>
        </w:rPr>
        <w:t>ɸ</w:t>
      </w:r>
      <w:r w:rsidRPr="00D449C6">
        <w:t xml:space="preserve"> =.16, </w:t>
      </w:r>
      <w:proofErr w:type="spellStart"/>
      <w:r w:rsidRPr="00D449C6">
        <w:rPr>
          <w:i/>
          <w:iCs/>
        </w:rPr>
        <w:t>p</w:t>
      </w:r>
      <w:r w:rsidRPr="00D449C6">
        <w:rPr>
          <w:vertAlign w:val="subscript"/>
        </w:rPr>
        <w:t>FDR</w:t>
      </w:r>
      <w:proofErr w:type="spellEnd"/>
      <w:r w:rsidRPr="00D449C6">
        <w:t xml:space="preserve"> = .34. We did not find evidence that Registered Reports (84%) and preregistered articles (71%) differentially included any mention of exploratory research. </w:t>
      </w:r>
      <w:r w:rsidR="00860117">
        <w:t>T</w:t>
      </w:r>
      <w:r w:rsidRPr="00D449C6">
        <w:t>here w</w:t>
      </w:r>
      <w:r w:rsidR="00860117">
        <w:t>ere, however,</w:t>
      </w:r>
      <w:r w:rsidRPr="00D449C6">
        <w:t xml:space="preserve"> significant difference</w:t>
      </w:r>
      <w:r w:rsidR="00860117">
        <w:t>s</w:t>
      </w:r>
      <w:r w:rsidRPr="00D449C6">
        <w:t xml:space="preserve"> when not accounting for clustering (</w:t>
      </w:r>
      <w:r w:rsidRPr="00D449C6">
        <w:rPr>
          <w:rFonts w:ascii="Times New Roman" w:hAnsi="Times New Roman" w:cs="Times New Roman"/>
        </w:rPr>
        <w:t>ꭕ</w:t>
      </w:r>
      <w:r w:rsidRPr="00D449C6">
        <w:rPr>
          <w:vertAlign w:val="superscript"/>
        </w:rPr>
        <w:t>2</w:t>
      </w:r>
      <w:r w:rsidRPr="00D449C6">
        <w:t xml:space="preserve"> = 4.13, </w:t>
      </w:r>
      <w:r w:rsidRPr="00D449C6">
        <w:rPr>
          <w:i/>
          <w:iCs/>
        </w:rPr>
        <w:t>p</w:t>
      </w:r>
      <w:r w:rsidRPr="00D449C6">
        <w:t xml:space="preserve"> = .04) and when clustering by match (</w:t>
      </w:r>
      <w:r w:rsidRPr="00D449C6">
        <w:rPr>
          <w:rFonts w:ascii="Times New Roman" w:hAnsi="Times New Roman" w:cs="Times New Roman"/>
        </w:rPr>
        <w:t>ꭕ</w:t>
      </w:r>
      <w:r w:rsidRPr="00D449C6">
        <w:rPr>
          <w:vertAlign w:val="superscript"/>
        </w:rPr>
        <w:t>2</w:t>
      </w:r>
      <w:r w:rsidRPr="00D449C6">
        <w:t xml:space="preserve"> = 4.57, </w:t>
      </w:r>
      <w:r w:rsidRPr="00D449C6">
        <w:rPr>
          <w:i/>
          <w:iCs/>
        </w:rPr>
        <w:t>p</w:t>
      </w:r>
      <w:r w:rsidRPr="00D449C6">
        <w:t xml:space="preserve"> = .03).</w:t>
      </w:r>
    </w:p>
    <w:p w14:paraId="318D7852" w14:textId="77777777" w:rsidR="00D449C6" w:rsidRPr="00D449C6" w:rsidRDefault="00D449C6" w:rsidP="00D449C6"/>
    <w:p w14:paraId="1B4DBCE8" w14:textId="4030AAA8" w:rsidR="00D449C6" w:rsidRPr="00D449C6" w:rsidRDefault="00D449C6" w:rsidP="00D449C6">
      <w:pPr>
        <w:ind w:firstLine="720"/>
      </w:pPr>
      <w:r w:rsidRPr="00D449C6">
        <w:rPr>
          <w:b/>
          <w:bCs/>
        </w:rPr>
        <w:t>Test 2, Prominence:</w:t>
      </w:r>
      <w:r w:rsidRPr="00D449C6">
        <w:t xml:space="preserve"> The two-sample group-weighted test of means, accounting for journal-level clustering, failed to support the hypothesis, </w:t>
      </w:r>
      <w:r w:rsidRPr="00D449C6">
        <w:rPr>
          <w:i/>
          <w:iCs/>
        </w:rPr>
        <w:t>z</w:t>
      </w:r>
      <w:r w:rsidRPr="00D449C6">
        <w:t xml:space="preserve"> = 1.98, </w:t>
      </w:r>
      <w:r w:rsidRPr="00D449C6">
        <w:rPr>
          <w:i/>
          <w:iCs/>
        </w:rPr>
        <w:t>p</w:t>
      </w:r>
      <w:r w:rsidRPr="00D449C6">
        <w:t xml:space="preserve"> = .048, </w:t>
      </w:r>
      <w:r w:rsidRPr="00D449C6">
        <w:rPr>
          <w:i/>
          <w:iCs/>
        </w:rPr>
        <w:t>d</w:t>
      </w:r>
      <w:r w:rsidRPr="00D449C6">
        <w:t xml:space="preserve"> = 0.28, </w:t>
      </w:r>
      <w:proofErr w:type="spellStart"/>
      <w:r w:rsidRPr="00D449C6">
        <w:rPr>
          <w:i/>
          <w:iCs/>
        </w:rPr>
        <w:t>p</w:t>
      </w:r>
      <w:r w:rsidRPr="00D449C6">
        <w:rPr>
          <w:vertAlign w:val="subscript"/>
        </w:rPr>
        <w:t>FDR</w:t>
      </w:r>
      <w:proofErr w:type="spellEnd"/>
      <w:r w:rsidRPr="00D449C6">
        <w:t xml:space="preserve"> = .054. </w:t>
      </w:r>
      <w:r w:rsidR="00860117">
        <w:lastRenderedPageBreak/>
        <w:t>T</w:t>
      </w:r>
      <w:r w:rsidR="00860117" w:rsidRPr="00D449C6">
        <w:t>here w</w:t>
      </w:r>
      <w:r w:rsidR="00860117">
        <w:t>ere, however,</w:t>
      </w:r>
      <w:r w:rsidR="00860117" w:rsidRPr="00D449C6">
        <w:t xml:space="preserve"> significant difference</w:t>
      </w:r>
      <w:r w:rsidR="00860117">
        <w:t>s</w:t>
      </w:r>
      <w:r w:rsidR="00860117" w:rsidRPr="00D449C6">
        <w:t xml:space="preserve"> </w:t>
      </w:r>
      <w:r w:rsidRPr="00D449C6">
        <w:t>when not accounting for clustering (</w:t>
      </w:r>
      <w:r w:rsidRPr="00D449C6">
        <w:rPr>
          <w:i/>
          <w:iCs/>
        </w:rPr>
        <w:t>t</w:t>
      </w:r>
      <w:r w:rsidRPr="00D449C6">
        <w:t xml:space="preserve"> = 3.60, </w:t>
      </w:r>
      <w:r w:rsidRPr="00D449C6">
        <w:rPr>
          <w:i/>
          <w:iCs/>
        </w:rPr>
        <w:t>p</w:t>
      </w:r>
      <w:r w:rsidRPr="00D449C6">
        <w:t xml:space="preserve"> &lt; .001) and when clustering by match (</w:t>
      </w:r>
      <w:r w:rsidRPr="00D449C6">
        <w:rPr>
          <w:i/>
          <w:iCs/>
        </w:rPr>
        <w:t>z</w:t>
      </w:r>
      <w:r w:rsidRPr="00D449C6">
        <w:t xml:space="preserve"> = 3.87, </w:t>
      </w:r>
      <w:r w:rsidRPr="00D449C6">
        <w:rPr>
          <w:i/>
          <w:iCs/>
        </w:rPr>
        <w:t>p</w:t>
      </w:r>
      <w:r w:rsidRPr="00D449C6">
        <w:t xml:space="preserve"> &lt; .001).</w:t>
      </w:r>
    </w:p>
    <w:p w14:paraId="1054BEF7" w14:textId="77777777" w:rsidR="00D449C6" w:rsidRPr="00D449C6" w:rsidRDefault="00D449C6" w:rsidP="00D449C6"/>
    <w:p w14:paraId="1E2EC36D" w14:textId="77777777" w:rsidR="00D449C6" w:rsidRPr="00D449C6" w:rsidRDefault="00D449C6" w:rsidP="00D449C6">
      <w:pPr>
        <w:ind w:firstLine="720"/>
      </w:pPr>
      <w:r w:rsidRPr="00D449C6">
        <w:rPr>
          <w:b/>
          <w:bCs/>
        </w:rPr>
        <w:t>Test 3, Section headings:</w:t>
      </w:r>
      <w:r w:rsidRPr="00D449C6">
        <w:t xml:space="preserve"> A 2x2 chi-square test of independence, accounting for journal-level clustering, comparing article type with the binary outcome of presence/absence of a section heading indicating exploratory research supported our </w:t>
      </w:r>
      <w:proofErr w:type="gramStart"/>
      <w:r w:rsidRPr="00D449C6">
        <w:t xml:space="preserve">hypothesis,  </w:t>
      </w:r>
      <w:r w:rsidRPr="00D449C6">
        <w:rPr>
          <w:rFonts w:ascii="Times New Roman" w:hAnsi="Times New Roman" w:cs="Times New Roman"/>
        </w:rPr>
        <w:t>ꭕ</w:t>
      </w:r>
      <w:r w:rsidRPr="00D449C6">
        <w:rPr>
          <w:vertAlign w:val="superscript"/>
        </w:rPr>
        <w:t>2</w:t>
      </w:r>
      <w:proofErr w:type="gramEnd"/>
      <w:r w:rsidRPr="00D449C6">
        <w:t xml:space="preserve"> = 13.04, </w:t>
      </w:r>
      <w:r w:rsidRPr="00D449C6">
        <w:rPr>
          <w:i/>
          <w:iCs/>
        </w:rPr>
        <w:t>p</w:t>
      </w:r>
      <w:r w:rsidRPr="00D449C6">
        <w:t xml:space="preserve"> &lt; 0.001, </w:t>
      </w:r>
      <w:r w:rsidRPr="00D449C6">
        <w:rPr>
          <w:rFonts w:ascii="Times New Roman" w:hAnsi="Times New Roman" w:cs="Times New Roman"/>
        </w:rPr>
        <w:t>ɸ</w:t>
      </w:r>
      <w:r w:rsidRPr="00D449C6">
        <w:t xml:space="preserve"> = .42, </w:t>
      </w:r>
      <w:proofErr w:type="spellStart"/>
      <w:r w:rsidRPr="00D449C6">
        <w:rPr>
          <w:i/>
          <w:iCs/>
        </w:rPr>
        <w:t>p</w:t>
      </w:r>
      <w:r w:rsidRPr="00D449C6">
        <w:rPr>
          <w:vertAlign w:val="subscript"/>
        </w:rPr>
        <w:t>FDR</w:t>
      </w:r>
      <w:proofErr w:type="spellEnd"/>
      <w:r w:rsidRPr="00D449C6">
        <w:t xml:space="preserve"> &lt; .001, with 62% of Registered Reports including a section heading vs. 21% of preregistered articles. This result held up when not accounting for clustering (</w:t>
      </w:r>
      <w:r w:rsidRPr="00D449C6">
        <w:rPr>
          <w:rFonts w:ascii="Times New Roman" w:hAnsi="Times New Roman" w:cs="Times New Roman"/>
        </w:rPr>
        <w:t>ꭕ</w:t>
      </w:r>
      <w:r w:rsidRPr="00D449C6">
        <w:rPr>
          <w:vertAlign w:val="superscript"/>
        </w:rPr>
        <w:t>2</w:t>
      </w:r>
      <w:r w:rsidRPr="00D449C6">
        <w:t xml:space="preserve"> = 32.95, </w:t>
      </w:r>
      <w:r w:rsidRPr="00D449C6">
        <w:rPr>
          <w:i/>
          <w:iCs/>
        </w:rPr>
        <w:t>p</w:t>
      </w:r>
      <w:r w:rsidRPr="00D449C6">
        <w:t xml:space="preserve"> &lt; .001) and when clustering by match (</w:t>
      </w:r>
      <w:r w:rsidRPr="00D449C6">
        <w:rPr>
          <w:rFonts w:ascii="Times New Roman" w:hAnsi="Times New Roman" w:cs="Times New Roman"/>
        </w:rPr>
        <w:t>ꭕ</w:t>
      </w:r>
      <w:r w:rsidRPr="00D449C6">
        <w:rPr>
          <w:vertAlign w:val="superscript"/>
        </w:rPr>
        <w:t>2</w:t>
      </w:r>
      <w:r w:rsidRPr="00D449C6">
        <w:t xml:space="preserve"> = 29.49, </w:t>
      </w:r>
      <w:r w:rsidRPr="00D449C6">
        <w:rPr>
          <w:i/>
          <w:iCs/>
        </w:rPr>
        <w:t>p</w:t>
      </w:r>
      <w:r w:rsidRPr="00D449C6">
        <w:t xml:space="preserve"> &lt; .001).</w:t>
      </w:r>
    </w:p>
    <w:p w14:paraId="030C0132" w14:textId="77777777" w:rsidR="00D449C6" w:rsidRPr="00D449C6" w:rsidRDefault="00D449C6" w:rsidP="00D449C6"/>
    <w:p w14:paraId="7E969169" w14:textId="77777777" w:rsidR="00D449C6" w:rsidRPr="00D449C6" w:rsidRDefault="00D449C6" w:rsidP="00D449C6">
      <w:pPr>
        <w:rPr>
          <w:b/>
          <w:bCs/>
        </w:rPr>
      </w:pPr>
      <w:r w:rsidRPr="00D449C6">
        <w:rPr>
          <w:b/>
          <w:bCs/>
        </w:rPr>
        <w:t>Preregistered Exploratory Analyses</w:t>
      </w:r>
    </w:p>
    <w:p w14:paraId="71555677" w14:textId="77777777" w:rsidR="00D449C6" w:rsidRPr="00D449C6" w:rsidRDefault="00D449C6" w:rsidP="00D449C6"/>
    <w:p w14:paraId="71E30498" w14:textId="2EDCFC5D" w:rsidR="00D449C6" w:rsidRPr="00D449C6" w:rsidRDefault="00D449C6" w:rsidP="00D449C6">
      <w:pPr>
        <w:ind w:firstLine="720"/>
        <w:rPr>
          <w:b/>
          <w:bCs/>
        </w:rPr>
      </w:pPr>
      <w:r w:rsidRPr="00D449C6">
        <w:rPr>
          <w:b/>
          <w:bCs/>
        </w:rPr>
        <w:t>Descriptive Analysis of Reporting by Manuscript Section.</w:t>
      </w:r>
      <w:r w:rsidRPr="00D449C6">
        <w:t xml:space="preserve"> As already noted, the highest frequencies of presence were for </w:t>
      </w:r>
      <w:r w:rsidR="00550B09">
        <w:t>R</w:t>
      </w:r>
      <w:r w:rsidRPr="00D449C6">
        <w:t xml:space="preserve">esults sections, followed by </w:t>
      </w:r>
      <w:r w:rsidR="00550B09">
        <w:t>D</w:t>
      </w:r>
      <w:r w:rsidRPr="00D449C6">
        <w:t xml:space="preserve">iscussion and </w:t>
      </w:r>
      <w:r w:rsidR="00550B09">
        <w:t>M</w:t>
      </w:r>
      <w:r w:rsidRPr="00D449C6">
        <w:t xml:space="preserve">ethod sections (Figures 2-4). Despite the very different levels of reporting across article types, the relative presence in each section was more or less the same for all, going from </w:t>
      </w:r>
      <w:r w:rsidR="00550B09">
        <w:t>R</w:t>
      </w:r>
      <w:r w:rsidRPr="00D449C6">
        <w:t xml:space="preserve">esults, </w:t>
      </w:r>
      <w:r w:rsidR="00550B09">
        <w:t>D</w:t>
      </w:r>
      <w:r w:rsidRPr="00D449C6">
        <w:t xml:space="preserve">iscussion, </w:t>
      </w:r>
      <w:r w:rsidR="00550B09">
        <w:t>M</w:t>
      </w:r>
      <w:r w:rsidRPr="00D449C6">
        <w:t xml:space="preserve">ethod, </w:t>
      </w:r>
      <w:r w:rsidR="00550B09">
        <w:t>I</w:t>
      </w:r>
      <w:r w:rsidRPr="00D449C6">
        <w:t xml:space="preserve">ntroduction, </w:t>
      </w:r>
      <w:r w:rsidR="00550B09">
        <w:t>A</w:t>
      </w:r>
      <w:r w:rsidRPr="00D449C6">
        <w:t xml:space="preserve">bstract, and down to </w:t>
      </w:r>
      <w:r w:rsidR="00550B09">
        <w:t>T</w:t>
      </w:r>
      <w:r w:rsidRPr="00D449C6">
        <w:t xml:space="preserve">itle, which did not receive any presence codes across </w:t>
      </w:r>
      <w:proofErr w:type="gramStart"/>
      <w:r w:rsidRPr="00D449C6">
        <w:t>the 382</w:t>
      </w:r>
      <w:proofErr w:type="gramEnd"/>
      <w:r w:rsidRPr="00D449C6">
        <w:t xml:space="preserve"> articles. Taking </w:t>
      </w:r>
      <w:proofErr w:type="gramStart"/>
      <w:r w:rsidRPr="00D449C6">
        <w:t>all of</w:t>
      </w:r>
      <w:proofErr w:type="gramEnd"/>
      <w:r w:rsidRPr="00D449C6">
        <w:t xml:space="preserve"> the different sections together, we can make some general statements about reporting habits with respect to exploratory research. First, even when reporting on exploratory research in the </w:t>
      </w:r>
      <w:r w:rsidR="00550B09">
        <w:t>R</w:t>
      </w:r>
      <w:r w:rsidRPr="00D449C6">
        <w:t xml:space="preserve">esults section of articles, authors are not necessarily interpreting those results as exploratory in the </w:t>
      </w:r>
      <w:r w:rsidR="00550B09">
        <w:t>D</w:t>
      </w:r>
      <w:r w:rsidRPr="00D449C6">
        <w:t xml:space="preserve">iscussion section, nor highlighting them in the </w:t>
      </w:r>
      <w:r w:rsidR="00550B09">
        <w:t>A</w:t>
      </w:r>
      <w:r w:rsidRPr="00D449C6">
        <w:t xml:space="preserve">bstract. Second, exploratory research is relatively less often set up as something that is planned in the </w:t>
      </w:r>
      <w:r w:rsidR="00550B09">
        <w:t>I</w:t>
      </w:r>
      <w:r w:rsidRPr="00D449C6">
        <w:t xml:space="preserve">ntroduction section, but rather that “emerges” when analyzing the data.   </w:t>
      </w:r>
    </w:p>
    <w:p w14:paraId="2D3434AE" w14:textId="77777777" w:rsidR="00D449C6" w:rsidRPr="00D449C6" w:rsidRDefault="00D449C6" w:rsidP="00D449C6"/>
    <w:p w14:paraId="46D5BB9F" w14:textId="77777777" w:rsidR="00D449C6" w:rsidRPr="00D449C6" w:rsidRDefault="00D449C6" w:rsidP="00D449C6">
      <w:pPr>
        <w:ind w:firstLine="720"/>
      </w:pPr>
      <w:r w:rsidRPr="00D449C6">
        <w:rPr>
          <w:b/>
          <w:bCs/>
        </w:rPr>
        <w:t xml:space="preserve">Change in Reporting by Article Type Over Time. </w:t>
      </w:r>
      <w:r w:rsidRPr="00D449C6">
        <w:t xml:space="preserve">We examined change in reporting over time in two ways, first by the three main </w:t>
      </w:r>
      <w:proofErr w:type="gramStart"/>
      <w:r w:rsidRPr="00D449C6">
        <w:t>articles</w:t>
      </w:r>
      <w:proofErr w:type="gramEnd"/>
      <w:r w:rsidRPr="00D449C6">
        <w:t xml:space="preserve"> types and second by comparing traditional articles in the primary set to the traditional articles published in 2010. Change over time in binary presence is displayed in Figure 5. Overall, the only notable pattern is the increase in reporting of exploratory research in traditional articles, with the figure indicating a stepped increase from 2021 to 2022 that has since been sustained. There is an apparent regression in 2026, but these estimates are based on a small number of articles. The change over time in the prominence measure shows a similar pattern, with increasing prominence in traditional articles over time (Figure 6). Both Registered Reports and preregistered articles show a slight decreasing trend, but this is likely due to the influence of the small number of articles from 2026. </w:t>
      </w:r>
    </w:p>
    <w:p w14:paraId="108B9663" w14:textId="77777777" w:rsidR="00D449C6" w:rsidRPr="00D449C6" w:rsidRDefault="00D449C6" w:rsidP="00D449C6"/>
    <w:p w14:paraId="7E21DEDC" w14:textId="77777777" w:rsidR="00D449C6" w:rsidRDefault="00D449C6" w:rsidP="00D449C6"/>
    <w:p w14:paraId="1EADEB68" w14:textId="63E5B1B2" w:rsidR="00AA4411" w:rsidRDefault="00AA4411" w:rsidP="00D449C6">
      <w:r>
        <w:rPr>
          <w:noProof/>
        </w:rPr>
        <w:lastRenderedPageBreak/>
        <w:drawing>
          <wp:inline distT="0" distB="0" distL="0" distR="0" wp14:anchorId="480EB59A" wp14:editId="7A8DB478">
            <wp:extent cx="4411744" cy="3520440"/>
            <wp:effectExtent l="0" t="0" r="8255" b="3810"/>
            <wp:docPr id="100604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11744" cy="3520440"/>
                    </a:xfrm>
                    <a:prstGeom prst="rect">
                      <a:avLst/>
                    </a:prstGeom>
                    <a:noFill/>
                    <a:ln>
                      <a:noFill/>
                    </a:ln>
                  </pic:spPr>
                </pic:pic>
              </a:graphicData>
            </a:graphic>
          </wp:inline>
        </w:drawing>
      </w:r>
    </w:p>
    <w:p w14:paraId="0A65EE22" w14:textId="2123CF8F" w:rsidR="00AA4411" w:rsidRPr="00AA4411" w:rsidRDefault="00AA4411" w:rsidP="00D449C6">
      <w:pPr>
        <w:rPr>
          <w:sz w:val="22"/>
          <w:szCs w:val="22"/>
        </w:rPr>
      </w:pPr>
      <w:r w:rsidRPr="00AA4411">
        <w:rPr>
          <w:i/>
          <w:iCs/>
          <w:sz w:val="22"/>
          <w:szCs w:val="22"/>
        </w:rPr>
        <w:t>Figure 5.</w:t>
      </w:r>
      <w:r w:rsidRPr="00AA4411">
        <w:rPr>
          <w:sz w:val="22"/>
          <w:szCs w:val="22"/>
        </w:rPr>
        <w:t xml:space="preserve"> Changes in binary presence of exploratory research over time. </w:t>
      </w:r>
    </w:p>
    <w:p w14:paraId="4A6482AD" w14:textId="77777777" w:rsidR="00AA4411" w:rsidRDefault="00AA4411" w:rsidP="00D449C6"/>
    <w:p w14:paraId="748AF7F1" w14:textId="77777777" w:rsidR="00AA4411" w:rsidRDefault="00AA4411" w:rsidP="00D449C6"/>
    <w:p w14:paraId="4DBA6EAC" w14:textId="77777777" w:rsidR="00AA4411" w:rsidRDefault="00AA4411" w:rsidP="00D449C6"/>
    <w:p w14:paraId="025485F9" w14:textId="77777777" w:rsidR="00AA4411" w:rsidRDefault="00AA4411" w:rsidP="00D449C6"/>
    <w:p w14:paraId="14286362" w14:textId="7C22DA62" w:rsidR="00AA4411" w:rsidRDefault="00AA4411" w:rsidP="00D449C6">
      <w:r>
        <w:rPr>
          <w:noProof/>
        </w:rPr>
        <w:drawing>
          <wp:inline distT="0" distB="0" distL="0" distR="0" wp14:anchorId="43A49068" wp14:editId="5455CC5B">
            <wp:extent cx="4411744" cy="3520440"/>
            <wp:effectExtent l="0" t="0" r="8255" b="3810"/>
            <wp:docPr id="10406368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11744" cy="3520440"/>
                    </a:xfrm>
                    <a:prstGeom prst="rect">
                      <a:avLst/>
                    </a:prstGeom>
                    <a:noFill/>
                    <a:ln>
                      <a:noFill/>
                    </a:ln>
                  </pic:spPr>
                </pic:pic>
              </a:graphicData>
            </a:graphic>
          </wp:inline>
        </w:drawing>
      </w:r>
    </w:p>
    <w:p w14:paraId="14807887" w14:textId="3EEADF61" w:rsidR="00AA4411" w:rsidRPr="00AA4411" w:rsidRDefault="00AA4411" w:rsidP="00AA4411">
      <w:pPr>
        <w:rPr>
          <w:sz w:val="22"/>
          <w:szCs w:val="22"/>
        </w:rPr>
      </w:pPr>
      <w:r w:rsidRPr="00AA4411">
        <w:rPr>
          <w:i/>
          <w:iCs/>
          <w:sz w:val="22"/>
          <w:szCs w:val="22"/>
        </w:rPr>
        <w:t xml:space="preserve">Figure </w:t>
      </w:r>
      <w:r>
        <w:rPr>
          <w:i/>
          <w:iCs/>
          <w:sz w:val="22"/>
          <w:szCs w:val="22"/>
        </w:rPr>
        <w:t>6</w:t>
      </w:r>
      <w:r w:rsidRPr="00AA4411">
        <w:rPr>
          <w:i/>
          <w:iCs/>
          <w:sz w:val="22"/>
          <w:szCs w:val="22"/>
        </w:rPr>
        <w:t>.</w:t>
      </w:r>
      <w:r w:rsidRPr="00AA4411">
        <w:rPr>
          <w:sz w:val="22"/>
          <w:szCs w:val="22"/>
        </w:rPr>
        <w:t xml:space="preserve"> Changes in </w:t>
      </w:r>
      <w:r>
        <w:rPr>
          <w:sz w:val="22"/>
          <w:szCs w:val="22"/>
        </w:rPr>
        <w:t>count prominence</w:t>
      </w:r>
      <w:r w:rsidRPr="00AA4411">
        <w:rPr>
          <w:sz w:val="22"/>
          <w:szCs w:val="22"/>
        </w:rPr>
        <w:t xml:space="preserve"> of exploratory research over time. </w:t>
      </w:r>
    </w:p>
    <w:p w14:paraId="751DC084" w14:textId="77777777" w:rsidR="00AA4411" w:rsidRDefault="00AA4411" w:rsidP="00D449C6"/>
    <w:p w14:paraId="79E3C5FD" w14:textId="6B8791B1" w:rsidR="00AA4411" w:rsidRDefault="00AA4411" w:rsidP="00AA4411">
      <w:pPr>
        <w:ind w:firstLine="720"/>
      </w:pPr>
      <w:r w:rsidRPr="00D449C6">
        <w:lastRenderedPageBreak/>
        <w:t xml:space="preserve">A companion set of traditional articles published in 2010, before the onset of the replication crisis in psychology, were also included in the dataset but were not part of the primary analysis reported above. Here, we make some exploratory comparisons between the two sets of traditional articles. Comparing the frequencies and means portrayed in Figures 2-4 shows a clear, but modest, increase in reporting of exploratory research in traditional articles. </w:t>
      </w:r>
      <w:r w:rsidR="0089383B">
        <w:t xml:space="preserve">Binary presence in 2010 was 16%, compared with 29% in the primary set. Similarly, prominence for the 2010 articles was, </w:t>
      </w:r>
      <w:r w:rsidR="0089383B" w:rsidRPr="00D449C6">
        <w:rPr>
          <w:i/>
          <w:iCs/>
        </w:rPr>
        <w:t>M</w:t>
      </w:r>
      <w:r w:rsidR="0089383B" w:rsidRPr="00D449C6">
        <w:t xml:space="preserve"> = 0.</w:t>
      </w:r>
      <w:r w:rsidR="0089383B">
        <w:t>26</w:t>
      </w:r>
      <w:r w:rsidR="0089383B" w:rsidRPr="00D449C6">
        <w:t xml:space="preserve">, </w:t>
      </w:r>
      <w:r w:rsidR="0089383B" w:rsidRPr="00D449C6">
        <w:rPr>
          <w:i/>
          <w:iCs/>
        </w:rPr>
        <w:t>SD</w:t>
      </w:r>
      <w:r w:rsidR="0089383B" w:rsidRPr="00D449C6">
        <w:t xml:space="preserve"> = 0.</w:t>
      </w:r>
      <w:r w:rsidR="0089383B">
        <w:t>72</w:t>
      </w:r>
      <w:r w:rsidR="0089383B" w:rsidRPr="00D449C6">
        <w:t>, range = 0-</w:t>
      </w:r>
      <w:r w:rsidR="0089383B">
        <w:t xml:space="preserve">4, whereas for the primary set it was slightly higher, </w:t>
      </w:r>
      <w:r w:rsidR="0089383B" w:rsidRPr="00D449C6">
        <w:rPr>
          <w:i/>
          <w:iCs/>
        </w:rPr>
        <w:t>M</w:t>
      </w:r>
      <w:r w:rsidR="0089383B" w:rsidRPr="00D449C6">
        <w:t xml:space="preserve"> = 0.</w:t>
      </w:r>
      <w:r w:rsidR="0089383B">
        <w:t>53</w:t>
      </w:r>
      <w:r w:rsidR="0089383B" w:rsidRPr="00D449C6">
        <w:t xml:space="preserve">, </w:t>
      </w:r>
      <w:r w:rsidR="0089383B" w:rsidRPr="00D449C6">
        <w:rPr>
          <w:i/>
          <w:iCs/>
        </w:rPr>
        <w:t>SD</w:t>
      </w:r>
      <w:r w:rsidR="0089383B" w:rsidRPr="00D449C6">
        <w:t xml:space="preserve"> = 0.</w:t>
      </w:r>
      <w:r w:rsidR="0089383B">
        <w:t>97</w:t>
      </w:r>
      <w:r w:rsidR="0089383B" w:rsidRPr="00D449C6">
        <w:t>, range = 0-</w:t>
      </w:r>
      <w:r w:rsidR="0089383B">
        <w:t xml:space="preserve">4. </w:t>
      </w:r>
      <w:r w:rsidRPr="00D449C6">
        <w:t>One interesting pattern is that the rate of reporting in the Results section is comparable across the two sets</w:t>
      </w:r>
      <w:r w:rsidR="0089383B">
        <w:t xml:space="preserve"> (12% and 15%)</w:t>
      </w:r>
      <w:r w:rsidRPr="00D449C6">
        <w:t>, but reporting in the Discussion section has increased since 2010</w:t>
      </w:r>
      <w:r w:rsidR="0089383B">
        <w:t xml:space="preserve"> (from 2% to 12%)</w:t>
      </w:r>
      <w:r w:rsidRPr="00D449C6">
        <w:t xml:space="preserve">. This finding suggests that researchers may now not only be reporting exploratory </w:t>
      </w:r>
      <w:proofErr w:type="gramStart"/>
      <w:r w:rsidRPr="00D449C6">
        <w:t>findings, but</w:t>
      </w:r>
      <w:proofErr w:type="gramEnd"/>
      <w:r w:rsidRPr="00D449C6">
        <w:t xml:space="preserve"> interpreting them as exploratory as well.</w:t>
      </w:r>
    </w:p>
    <w:p w14:paraId="3BEC896D" w14:textId="77777777" w:rsidR="00AA4411" w:rsidRPr="00D449C6" w:rsidRDefault="00AA4411" w:rsidP="00D449C6"/>
    <w:p w14:paraId="746F99C7" w14:textId="5AD417E0" w:rsidR="00D449C6" w:rsidRPr="00D449C6" w:rsidRDefault="00D449C6" w:rsidP="00D449C6">
      <w:pPr>
        <w:ind w:firstLine="720"/>
      </w:pPr>
      <w:r w:rsidRPr="00D449C6">
        <w:rPr>
          <w:b/>
          <w:bCs/>
        </w:rPr>
        <w:t xml:space="preserve">Generalizability Test: Comparison of Traditional Articles from Journals that Do and Do Not Publish Registered Reports. </w:t>
      </w:r>
      <w:r w:rsidR="00B45EB3" w:rsidRPr="00B45EB3">
        <w:t>The starting point for the construction of our dataset was journals that publish Registered Reports. It is possible that these journals also handle traditional articles differently from journals that publish strictly traditional articles</w:t>
      </w:r>
      <w:r w:rsidRPr="00D449C6">
        <w:t xml:space="preserve">. As an examination of the potential generalizability of our findings, we compared a small subset of traditional articles from our dataset to a matched set of traditional articles from journals that do not publish Registered Reports. The traditional articles from non-Registered Report journals had a presence rate of 23% and prominence of </w:t>
      </w:r>
      <w:r w:rsidRPr="00D449C6">
        <w:rPr>
          <w:i/>
          <w:iCs/>
        </w:rPr>
        <w:t>M</w:t>
      </w:r>
      <w:r w:rsidRPr="00D449C6">
        <w:t xml:space="preserve"> = 0.40, </w:t>
      </w:r>
      <w:r w:rsidRPr="00D449C6">
        <w:rPr>
          <w:i/>
          <w:iCs/>
        </w:rPr>
        <w:t>SD</w:t>
      </w:r>
      <w:r w:rsidRPr="00D449C6">
        <w:t xml:space="preserve"> = 0.86, range = 0-3. This is a little lower than the subset of traditional journals that was selected from the primary dataset to create </w:t>
      </w:r>
      <w:proofErr w:type="gramStart"/>
      <w:r w:rsidRPr="00D449C6">
        <w:t>the matches</w:t>
      </w:r>
      <w:proofErr w:type="gramEnd"/>
      <w:r w:rsidRPr="00D449C6">
        <w:t xml:space="preserve">, which showed a presence of 40% and prominence of </w:t>
      </w:r>
      <w:r w:rsidRPr="00D449C6">
        <w:rPr>
          <w:i/>
          <w:iCs/>
        </w:rPr>
        <w:t>M</w:t>
      </w:r>
      <w:r w:rsidRPr="00D449C6">
        <w:t xml:space="preserve"> = 0.63, </w:t>
      </w:r>
      <w:r w:rsidRPr="00D449C6">
        <w:rPr>
          <w:i/>
          <w:iCs/>
        </w:rPr>
        <w:t>SD</w:t>
      </w:r>
      <w:r w:rsidRPr="00D449C6">
        <w:t xml:space="preserve"> = 0.93, range = 0-3. </w:t>
      </w:r>
      <w:r w:rsidR="00002C8A">
        <w:t>T</w:t>
      </w:r>
      <w:r w:rsidRPr="00D449C6">
        <w:t xml:space="preserve">his subset of 30 articles happened to show a higher rate than the full sample of 100 articles, which had a presence of 29% and prominence of </w:t>
      </w:r>
      <w:r w:rsidRPr="00D449C6">
        <w:rPr>
          <w:i/>
          <w:iCs/>
        </w:rPr>
        <w:t>M</w:t>
      </w:r>
      <w:r w:rsidRPr="00D449C6">
        <w:t xml:space="preserve"> = 0.53, </w:t>
      </w:r>
      <w:r w:rsidRPr="00D449C6">
        <w:rPr>
          <w:i/>
          <w:iCs/>
        </w:rPr>
        <w:t>SD</w:t>
      </w:r>
      <w:r w:rsidRPr="00D449C6">
        <w:t xml:space="preserve"> = 0.97, range = 0-4</w:t>
      </w:r>
      <w:r w:rsidR="00002C8A">
        <w:t xml:space="preserve">, which is </w:t>
      </w:r>
      <w:r w:rsidRPr="00D449C6">
        <w:t xml:space="preserve">well in line with what was observed in the new set of articles. All told, these values are all in the same </w:t>
      </w:r>
      <w:proofErr w:type="gramStart"/>
      <w:r w:rsidRPr="00D449C6">
        <w:t>ballpark, and</w:t>
      </w:r>
      <w:proofErr w:type="gramEnd"/>
      <w:r w:rsidRPr="00D449C6">
        <w:t xml:space="preserve"> suggest that the primary article set was not grossly unrepresentative of the broader literature, and certainly not biased downward with respect to reporting of exploratory research. </w:t>
      </w:r>
    </w:p>
    <w:p w14:paraId="786B4ADF" w14:textId="77777777" w:rsidR="00D449C6" w:rsidRPr="00D449C6" w:rsidRDefault="00D449C6" w:rsidP="00D449C6"/>
    <w:p w14:paraId="47243649" w14:textId="77777777" w:rsidR="00D449C6" w:rsidRPr="00D449C6" w:rsidRDefault="00D449C6" w:rsidP="00D449C6">
      <w:pPr>
        <w:rPr>
          <w:b/>
          <w:bCs/>
        </w:rPr>
      </w:pPr>
      <w:r w:rsidRPr="00D449C6">
        <w:rPr>
          <w:b/>
          <w:bCs/>
        </w:rPr>
        <w:t>Non-registered Exploratory Analyses</w:t>
      </w:r>
    </w:p>
    <w:p w14:paraId="5343704D" w14:textId="77777777" w:rsidR="00D449C6" w:rsidRPr="00D449C6" w:rsidRDefault="00D449C6" w:rsidP="00D449C6"/>
    <w:p w14:paraId="5D381562" w14:textId="05B31A95" w:rsidR="00D449C6" w:rsidRPr="00D449C6" w:rsidRDefault="00D449C6" w:rsidP="00D449C6">
      <w:r w:rsidRPr="00D449C6">
        <w:tab/>
      </w:r>
      <w:r w:rsidRPr="00D449C6">
        <w:rPr>
          <w:b/>
          <w:bCs/>
        </w:rPr>
        <w:t>Variations by Journal.</w:t>
      </w:r>
      <w:r w:rsidRPr="00D449C6">
        <w:t xml:space="preserve"> As previously noted, a small number of journals have published an outsized number of Registered Reports. We compared the three most prolific journals (</w:t>
      </w:r>
      <w:r w:rsidRPr="00D449C6">
        <w:rPr>
          <w:i/>
          <w:iCs/>
        </w:rPr>
        <w:t>Cortex</w:t>
      </w:r>
      <w:r w:rsidRPr="00D449C6">
        <w:t xml:space="preserve">, </w:t>
      </w:r>
      <w:r w:rsidRPr="00D449C6">
        <w:rPr>
          <w:i/>
          <w:iCs/>
        </w:rPr>
        <w:t>Nature Human Behavior</w:t>
      </w:r>
      <w:r w:rsidRPr="00D449C6">
        <w:t xml:space="preserve">, and </w:t>
      </w:r>
      <w:r w:rsidRPr="00D449C6">
        <w:rPr>
          <w:i/>
          <w:iCs/>
        </w:rPr>
        <w:t>Journal of Experimental Social Psychology</w:t>
      </w:r>
      <w:r w:rsidRPr="00D449C6">
        <w:t xml:space="preserve">), which accounted for 38% of Registered Reports, with all others (Figure 7). One question we wondered about is whether reporting of exploratory research was higher in Registered Reports and preregistration in the three prolific journals compared to the others. </w:t>
      </w:r>
      <w:r w:rsidRPr="00D449C6">
        <w:rPr>
          <w:i/>
          <w:iCs/>
        </w:rPr>
        <w:t xml:space="preserve">Cortex </w:t>
      </w:r>
      <w:r w:rsidRPr="00D449C6">
        <w:t xml:space="preserve">and </w:t>
      </w:r>
      <w:r w:rsidRPr="00D449C6">
        <w:rPr>
          <w:i/>
          <w:iCs/>
        </w:rPr>
        <w:t xml:space="preserve">Journal of Experimental Social Psychology </w:t>
      </w:r>
      <w:r w:rsidRPr="00D449C6">
        <w:t xml:space="preserve">clearly showed this pattern, with very high rates of reporting in terms of binary presence for Registered Reports in particular–95% and 100%, respectively. </w:t>
      </w:r>
      <w:r w:rsidRPr="00D449C6">
        <w:rPr>
          <w:i/>
          <w:iCs/>
        </w:rPr>
        <w:t xml:space="preserve">Nature Human </w:t>
      </w:r>
      <w:proofErr w:type="spellStart"/>
      <w:r w:rsidRPr="00D449C6">
        <w:rPr>
          <w:i/>
          <w:iCs/>
        </w:rPr>
        <w:t>Behavio</w:t>
      </w:r>
      <w:r w:rsidR="00002C8A">
        <w:rPr>
          <w:i/>
          <w:iCs/>
        </w:rPr>
        <w:t>u</w:t>
      </w:r>
      <w:r w:rsidRPr="00D449C6">
        <w:rPr>
          <w:i/>
          <w:iCs/>
        </w:rPr>
        <w:t>r</w:t>
      </w:r>
      <w:proofErr w:type="spellEnd"/>
      <w:r w:rsidRPr="00D449C6">
        <w:t xml:space="preserve">, in contrast, looked very similar to the rest of the set. Another question we wondered about is whether there might be greater “spillover” from how journals handle registered articles to </w:t>
      </w:r>
      <w:r w:rsidR="00002C8A">
        <w:t xml:space="preserve">how they handle </w:t>
      </w:r>
      <w:r w:rsidRPr="00D449C6">
        <w:t xml:space="preserve">their traditional counterparts, wherein we would see higher rates of reporting in the traditional articles for journals that prolifically published Registered Reports. There does not appear to be any evidence in support of this idea. One interesting pattern, however, is that rates of reporting exploratory research in traditional articles published in Nature Human Behavior </w:t>
      </w:r>
      <w:proofErr w:type="gramStart"/>
      <w:r w:rsidRPr="00D449C6">
        <w:t>is</w:t>
      </w:r>
      <w:proofErr w:type="gramEnd"/>
      <w:r w:rsidRPr="00D449C6">
        <w:t xml:space="preserve"> especially low, suggesting possible differential article handling processes, but the number of articles is small (</w:t>
      </w:r>
      <w:r w:rsidRPr="00D449C6">
        <w:rPr>
          <w:i/>
          <w:iCs/>
        </w:rPr>
        <w:t>n</w:t>
      </w:r>
      <w:r w:rsidRPr="00D449C6">
        <w:t xml:space="preserve"> = 11) so this observation may not be meaningful.  </w:t>
      </w:r>
    </w:p>
    <w:p w14:paraId="4B994185" w14:textId="77777777" w:rsidR="00D449C6" w:rsidRPr="00D449C6" w:rsidRDefault="00D449C6" w:rsidP="00D449C6"/>
    <w:p w14:paraId="51735AE4" w14:textId="1AD0B9AB" w:rsidR="00D449C6" w:rsidRPr="00D449C6" w:rsidRDefault="00D449C6" w:rsidP="00D449C6">
      <w:r w:rsidRPr="00D449C6">
        <w:lastRenderedPageBreak/>
        <w:tab/>
      </w:r>
      <w:r w:rsidRPr="00D449C6">
        <w:rPr>
          <w:b/>
          <w:bCs/>
        </w:rPr>
        <w:t>Analysis of Journal Policies.</w:t>
      </w:r>
      <w:r w:rsidRPr="00D449C6">
        <w:t xml:space="preserve"> Ideally, we would be able to directly link journal-level policies to our article-level coding, to determine what role journal policy may have in how authors report their work. This was not possible in the current project because journal policies are described on dynamic websites, and it is difficult to know what policies were in effect at the time that each article was submitted and reviewed. Nevertheless, we analyzed journal policies as described in early August 2026 (see </w:t>
      </w:r>
      <w:hyperlink r:id="rId37" w:history="1">
        <w:r w:rsidR="00965C10" w:rsidRPr="0063468E">
          <w:rPr>
            <w:rStyle w:val="Hyperlink"/>
          </w:rPr>
          <w:t>https://osf.io/4vbtq</w:t>
        </w:r>
      </w:hyperlink>
      <w:r w:rsidR="00965C10">
        <w:t xml:space="preserve"> </w:t>
      </w:r>
      <w:r w:rsidRPr="00D449C6">
        <w:t xml:space="preserve">for an archive of the policies). We coded for </w:t>
      </w:r>
      <w:proofErr w:type="gramStart"/>
      <w:r w:rsidRPr="00D449C6">
        <w:t>whether or not</w:t>
      </w:r>
      <w:proofErr w:type="gramEnd"/>
      <w:r w:rsidRPr="00D449C6">
        <w:t xml:space="preserve"> they include</w:t>
      </w:r>
      <w:r w:rsidR="00002C8A">
        <w:t>d</w:t>
      </w:r>
      <w:r w:rsidRPr="00D449C6">
        <w:t xml:space="preserve"> any guidance on distinguishing between exploratory and confirmatory analysis (required, suggested, or nothing), and whether this guidance </w:t>
      </w:r>
      <w:r w:rsidR="00002C8A">
        <w:t>was</w:t>
      </w:r>
      <w:r w:rsidRPr="00D449C6">
        <w:t xml:space="preserve"> specified for Registered Reports, preregistered articles, and/or traditional articles. </w:t>
      </w:r>
    </w:p>
    <w:p w14:paraId="5172B2EC" w14:textId="77777777" w:rsidR="00D449C6" w:rsidRDefault="00D449C6" w:rsidP="00D449C6"/>
    <w:p w14:paraId="5528C09F" w14:textId="32E93754" w:rsidR="00AA4411" w:rsidRDefault="00AA4411" w:rsidP="00D449C6">
      <w:r>
        <w:rPr>
          <w:noProof/>
        </w:rPr>
        <w:drawing>
          <wp:inline distT="0" distB="0" distL="0" distR="0" wp14:anchorId="0CEC5ABB" wp14:editId="7D0217BE">
            <wp:extent cx="4411744" cy="3520440"/>
            <wp:effectExtent l="0" t="0" r="8255" b="3810"/>
            <wp:docPr id="12095571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411744" cy="3520440"/>
                    </a:xfrm>
                    <a:prstGeom prst="rect">
                      <a:avLst/>
                    </a:prstGeom>
                    <a:noFill/>
                    <a:ln>
                      <a:noFill/>
                    </a:ln>
                  </pic:spPr>
                </pic:pic>
              </a:graphicData>
            </a:graphic>
          </wp:inline>
        </w:drawing>
      </w:r>
    </w:p>
    <w:p w14:paraId="1DA61C42" w14:textId="77777777" w:rsidR="00AA4411" w:rsidRDefault="00AA4411" w:rsidP="00D449C6"/>
    <w:p w14:paraId="257937CE" w14:textId="5EBB1481" w:rsidR="00AA4411" w:rsidRPr="00AA4411" w:rsidRDefault="00AA4411" w:rsidP="00AA4411">
      <w:pPr>
        <w:rPr>
          <w:sz w:val="22"/>
          <w:szCs w:val="22"/>
        </w:rPr>
      </w:pPr>
      <w:r w:rsidRPr="00AA4411">
        <w:rPr>
          <w:i/>
          <w:iCs/>
          <w:sz w:val="22"/>
          <w:szCs w:val="22"/>
        </w:rPr>
        <w:t xml:space="preserve">Figure </w:t>
      </w:r>
      <w:r>
        <w:rPr>
          <w:i/>
          <w:iCs/>
          <w:sz w:val="22"/>
          <w:szCs w:val="22"/>
        </w:rPr>
        <w:t>7</w:t>
      </w:r>
      <w:r w:rsidRPr="00AA4411">
        <w:rPr>
          <w:i/>
          <w:iCs/>
          <w:sz w:val="22"/>
          <w:szCs w:val="22"/>
        </w:rPr>
        <w:t>.</w:t>
      </w:r>
      <w:r w:rsidRPr="00AA4411">
        <w:rPr>
          <w:sz w:val="22"/>
          <w:szCs w:val="22"/>
        </w:rPr>
        <w:t xml:space="preserve"> </w:t>
      </w:r>
      <w:r>
        <w:rPr>
          <w:sz w:val="22"/>
          <w:szCs w:val="22"/>
        </w:rPr>
        <w:t>Binary presence of exploratory research by journal</w:t>
      </w:r>
      <w:r w:rsidRPr="00AA4411">
        <w:rPr>
          <w:sz w:val="22"/>
          <w:szCs w:val="22"/>
        </w:rPr>
        <w:t xml:space="preserve">. </w:t>
      </w:r>
      <w:r w:rsidR="00C91C54">
        <w:rPr>
          <w:sz w:val="22"/>
          <w:szCs w:val="22"/>
        </w:rPr>
        <w:t>TA 2010 = Traditional Articles published in 2010, TA = Traditional Articles, PR = Preregistered Articles, RR = Registered Reports.</w:t>
      </w:r>
      <w:r w:rsidR="00C91C54">
        <w:rPr>
          <w:sz w:val="22"/>
          <w:szCs w:val="22"/>
        </w:rPr>
        <w:t xml:space="preserve"> </w:t>
      </w:r>
      <w:r w:rsidR="00C91C54" w:rsidRPr="00C91C54">
        <w:rPr>
          <w:i/>
          <w:iCs/>
          <w:sz w:val="22"/>
          <w:szCs w:val="22"/>
        </w:rPr>
        <w:t xml:space="preserve">Nature Human </w:t>
      </w:r>
      <w:proofErr w:type="spellStart"/>
      <w:r w:rsidR="00C91C54" w:rsidRPr="00C91C54">
        <w:rPr>
          <w:i/>
          <w:iCs/>
          <w:sz w:val="22"/>
          <w:szCs w:val="22"/>
        </w:rPr>
        <w:t>Behaviour</w:t>
      </w:r>
      <w:proofErr w:type="spellEnd"/>
      <w:r w:rsidR="00C91C54">
        <w:rPr>
          <w:sz w:val="22"/>
          <w:szCs w:val="22"/>
        </w:rPr>
        <w:t xml:space="preserve"> did not exist in 2010, so there is no TA 2010 column.</w:t>
      </w:r>
    </w:p>
    <w:p w14:paraId="45C02096" w14:textId="77777777" w:rsidR="00AA4411" w:rsidRDefault="00AA4411" w:rsidP="00D449C6">
      <w:pPr>
        <w:ind w:firstLine="720"/>
      </w:pPr>
    </w:p>
    <w:p w14:paraId="3846D643" w14:textId="6511C36A" w:rsidR="00D449C6" w:rsidRPr="00D449C6" w:rsidRDefault="00D449C6" w:rsidP="00D449C6">
      <w:pPr>
        <w:ind w:firstLine="720"/>
      </w:pPr>
      <w:r w:rsidRPr="00D449C6">
        <w:t xml:space="preserve">First, we looked at the guidance provided for each article type separately. </w:t>
      </w:r>
      <w:proofErr w:type="gramStart"/>
      <w:r w:rsidRPr="00D449C6">
        <w:t>The majority of</w:t>
      </w:r>
      <w:proofErr w:type="gramEnd"/>
      <w:r w:rsidRPr="00D449C6">
        <w:t xml:space="preserve"> journals (67%) required a distinction between confirmatory and exploratory analyses for Registered Reports, whereas the remaining journals suggested that authors do so (3%) or provided no guidance at all (3</w:t>
      </w:r>
      <w:r w:rsidR="009A4EE3">
        <w:t>0</w:t>
      </w:r>
      <w:r w:rsidRPr="00D449C6">
        <w:t xml:space="preserve">%). In contrast, most journals provided no guidance for making the distinction for preregistered articles (80%) or traditional articles (93%), with the remaining journals requiring the distinction (20% and 7 %, respectively). </w:t>
      </w:r>
    </w:p>
    <w:p w14:paraId="1096899B" w14:textId="77777777" w:rsidR="00D449C6" w:rsidRPr="00D449C6" w:rsidRDefault="00D449C6" w:rsidP="00D449C6"/>
    <w:p w14:paraId="7A29BACC" w14:textId="3373E13B" w:rsidR="00D449C6" w:rsidRPr="00D449C6" w:rsidRDefault="00D449C6" w:rsidP="00AA4411">
      <w:pPr>
        <w:ind w:firstLine="720"/>
      </w:pPr>
      <w:r w:rsidRPr="00D449C6">
        <w:t xml:space="preserve">Second, we looked at patterns of requiring distinctions across the three article types at the journals, finding that 47% required the distinction only for Registered Reports, 13% for Registered Reports and preregistered articles, 7% for all article types, and the remaining 33% had no requirements </w:t>
      </w:r>
      <w:r w:rsidR="00002C8A">
        <w:t xml:space="preserve">at all </w:t>
      </w:r>
      <w:r w:rsidRPr="00D449C6">
        <w:t xml:space="preserve">for the distinction. Figure 8 shows the binary presence of reporting of exploratory research by each of the preceding classifications (required for Registered Reports only, </w:t>
      </w:r>
      <w:r w:rsidRPr="00D449C6">
        <w:lastRenderedPageBreak/>
        <w:t xml:space="preserve">required for Registered Reports and preregistered articles, required for all article types, or not required for any). We caution that these data are based on small numbers of articles for most </w:t>
      </w:r>
      <w:proofErr w:type="gramStart"/>
      <w:r w:rsidRPr="00D449C6">
        <w:t>categories, and</w:t>
      </w:r>
      <w:proofErr w:type="gramEnd"/>
      <w:r w:rsidRPr="00D449C6">
        <w:t xml:space="preserve"> are being examined for any large or startling patterns. </w:t>
      </w:r>
      <w:proofErr w:type="gramStart"/>
      <w:r w:rsidRPr="00D449C6">
        <w:t>Generally speaking, there</w:t>
      </w:r>
      <w:proofErr w:type="gramEnd"/>
      <w:r w:rsidRPr="00D449C6">
        <w:t xml:space="preserve"> were none; the distributions look approximately similar across categories. The one pattern that sticks out is Figure 8B, which shows the distribution for journals that had required distinctions for both Registered Reports and preregistered articles. For this category, traditional articles had a higher presence of exploratory research than preregistered articles. This finding runs counter to all others in this </w:t>
      </w:r>
      <w:proofErr w:type="gramStart"/>
      <w:r w:rsidRPr="00D449C6">
        <w:t>study, and</w:t>
      </w:r>
      <w:proofErr w:type="gramEnd"/>
      <w:r w:rsidRPr="00D449C6">
        <w:t xml:space="preserve"> is likely a product of the small number of articles per article type. In all, although there are great variations in journal policies, we don’t see much evidence of those policies being related to the article reporting.  </w:t>
      </w:r>
    </w:p>
    <w:p w14:paraId="2DF02CDB" w14:textId="77777777" w:rsidR="00D449C6" w:rsidRDefault="00D449C6" w:rsidP="00D449C6"/>
    <w:p w14:paraId="4DE5BE1C" w14:textId="4B8B9CA3" w:rsidR="00AA4411" w:rsidRDefault="00AA4411" w:rsidP="00D449C6">
      <w:r>
        <w:rPr>
          <w:noProof/>
        </w:rPr>
        <w:drawing>
          <wp:inline distT="0" distB="0" distL="0" distR="0" wp14:anchorId="19B2A629" wp14:editId="23B54AC4">
            <wp:extent cx="4411744" cy="3520440"/>
            <wp:effectExtent l="0" t="0" r="8255" b="3810"/>
            <wp:docPr id="13987097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11744" cy="3520440"/>
                    </a:xfrm>
                    <a:prstGeom prst="rect">
                      <a:avLst/>
                    </a:prstGeom>
                    <a:noFill/>
                    <a:ln>
                      <a:noFill/>
                    </a:ln>
                  </pic:spPr>
                </pic:pic>
              </a:graphicData>
            </a:graphic>
          </wp:inline>
        </w:drawing>
      </w:r>
    </w:p>
    <w:p w14:paraId="6684E751" w14:textId="62C6E1D7" w:rsidR="00AA4411" w:rsidRPr="00AA4411" w:rsidRDefault="00AA4411" w:rsidP="00AA4411">
      <w:pPr>
        <w:rPr>
          <w:sz w:val="22"/>
          <w:szCs w:val="22"/>
        </w:rPr>
      </w:pPr>
      <w:r w:rsidRPr="00AA4411">
        <w:rPr>
          <w:i/>
          <w:iCs/>
          <w:sz w:val="22"/>
          <w:szCs w:val="22"/>
        </w:rPr>
        <w:t xml:space="preserve">Figure </w:t>
      </w:r>
      <w:r>
        <w:rPr>
          <w:i/>
          <w:iCs/>
          <w:sz w:val="22"/>
          <w:szCs w:val="22"/>
        </w:rPr>
        <w:t>8</w:t>
      </w:r>
      <w:r w:rsidRPr="00AA4411">
        <w:rPr>
          <w:i/>
          <w:iCs/>
          <w:sz w:val="22"/>
          <w:szCs w:val="22"/>
        </w:rPr>
        <w:t>.</w:t>
      </w:r>
      <w:r w:rsidRPr="00AA4411">
        <w:rPr>
          <w:sz w:val="22"/>
          <w:szCs w:val="22"/>
        </w:rPr>
        <w:t xml:space="preserve"> </w:t>
      </w:r>
      <w:r>
        <w:rPr>
          <w:sz w:val="22"/>
          <w:szCs w:val="22"/>
        </w:rPr>
        <w:t>Binary presence of exploratory research by journal policy category</w:t>
      </w:r>
      <w:r w:rsidR="00C91C54">
        <w:rPr>
          <w:sz w:val="22"/>
          <w:szCs w:val="22"/>
        </w:rPr>
        <w:t xml:space="preserve">. </w:t>
      </w:r>
      <w:r w:rsidR="00C91C54">
        <w:rPr>
          <w:sz w:val="22"/>
          <w:szCs w:val="22"/>
        </w:rPr>
        <w:t>TA 2010 = Traditional Articles published in 2010, TA = Traditional Articles, PR = Preregistered Articles, RR = Registered Reports.</w:t>
      </w:r>
    </w:p>
    <w:p w14:paraId="57CEE47C" w14:textId="77777777" w:rsidR="00AA4411" w:rsidRPr="00D449C6" w:rsidRDefault="00AA4411" w:rsidP="00D449C6"/>
    <w:p w14:paraId="71F59410" w14:textId="77777777" w:rsidR="00D449C6" w:rsidRPr="00D449C6" w:rsidRDefault="00D449C6" w:rsidP="00D449C6">
      <w:pPr>
        <w:jc w:val="center"/>
        <w:rPr>
          <w:b/>
          <w:bCs/>
        </w:rPr>
      </w:pPr>
      <w:r w:rsidRPr="00D449C6">
        <w:rPr>
          <w:b/>
          <w:bCs/>
        </w:rPr>
        <w:t>Discussion</w:t>
      </w:r>
    </w:p>
    <w:p w14:paraId="753E2717" w14:textId="77777777" w:rsidR="00D449C6" w:rsidRPr="00D449C6" w:rsidRDefault="00D449C6" w:rsidP="00D449C6"/>
    <w:p w14:paraId="6C6E922B" w14:textId="77777777" w:rsidR="00D449C6" w:rsidRPr="00D449C6" w:rsidRDefault="00D449C6" w:rsidP="00D449C6">
      <w:pPr>
        <w:ind w:firstLine="720"/>
      </w:pPr>
      <w:r w:rsidRPr="00D449C6">
        <w:t xml:space="preserve">The purpose of the present study was to examine whether preregistration and Registered Reports restrict reports of exploratory research, which we defined as any analysis that is indicated to not be a planned test of a specific hypothesis. Based on a sample of Registered Reports, preregistered articles, and traditional articles, all taken from journals that publish Registered Reports, our findings provide clear empirical evidence against the claims in the literature that preregistration will restrict exploratory research (Goldin-Meadow, 2016; McDermott, </w:t>
      </w:r>
      <w:proofErr w:type="gramStart"/>
      <w:r w:rsidRPr="00D449C6">
        <w:t>2022 )</w:t>
      </w:r>
      <w:proofErr w:type="gramEnd"/>
      <w:r w:rsidRPr="00D449C6">
        <w:t xml:space="preserve"> or “put researchers in chains” (Scott, 2013). After reviewing the core findings, we provide a discussion of what our results do and do not mean. </w:t>
      </w:r>
    </w:p>
    <w:p w14:paraId="68EA5C5A" w14:textId="77777777" w:rsidR="00D449C6" w:rsidRPr="00D449C6" w:rsidRDefault="00D449C6" w:rsidP="00D449C6"/>
    <w:p w14:paraId="01E5D5B8" w14:textId="77777777" w:rsidR="00D449C6" w:rsidRPr="00D449C6" w:rsidRDefault="00D449C6" w:rsidP="00D449C6">
      <w:pPr>
        <w:rPr>
          <w:b/>
          <w:bCs/>
        </w:rPr>
      </w:pPr>
      <w:r w:rsidRPr="00D449C6">
        <w:rPr>
          <w:b/>
          <w:bCs/>
        </w:rPr>
        <w:t>Much Higher Reporting of Exploratory Research in Registered Articles</w:t>
      </w:r>
    </w:p>
    <w:p w14:paraId="6944B255" w14:textId="77777777" w:rsidR="00D449C6" w:rsidRPr="00D449C6" w:rsidRDefault="00D449C6" w:rsidP="00D449C6"/>
    <w:p w14:paraId="0B7A5375" w14:textId="7F94740A" w:rsidR="00D449C6" w:rsidRPr="00D449C6" w:rsidRDefault="00D449C6" w:rsidP="00D449C6">
      <w:pPr>
        <w:ind w:firstLine="720"/>
      </w:pPr>
      <w:r w:rsidRPr="00D449C6">
        <w:lastRenderedPageBreak/>
        <w:t>Our registered hypotheses 1 and 2, that preregistered articles and Registered Reports would have a higher prevalence of exploratory research reported than traditional articles</w:t>
      </w:r>
      <w:r w:rsidR="00002C8A">
        <w:t>,</w:t>
      </w:r>
      <w:r w:rsidRPr="00D449C6">
        <w:t xml:space="preserve"> was clearly supported. Across three different indicators of reporting (i.e., presence of any reporting at all, prominence of reporting throughout the articles, and the inclusion of specific headings), we found evidence for moderate to large effects for all comparisons. These results are largely in line with O’Mahony’s (2023) study comparing Registered Reports with traditional articles. However, we documented a higher rate of exploratory research in Registered Reports (84% vs. 75% in O’Mahony) and a lower rate in traditional reports (29% vs. 57%</w:t>
      </w:r>
      <w:proofErr w:type="gramStart"/>
      <w:r w:rsidRPr="00D449C6">
        <w:t>), and</w:t>
      </w:r>
      <w:proofErr w:type="gramEnd"/>
      <w:r w:rsidRPr="00D449C6">
        <w:t xml:space="preserve"> thus found a much larger difference (</w:t>
      </w:r>
      <w:r w:rsidRPr="00D449C6">
        <w:rPr>
          <w:rFonts w:ascii="Times New Roman" w:hAnsi="Times New Roman" w:cs="Times New Roman"/>
        </w:rPr>
        <w:t>ɸ</w:t>
      </w:r>
      <w:r w:rsidRPr="00D449C6">
        <w:t xml:space="preserve"> =.55 vs. 18). Our comparison of preregistered and traditional articles, which </w:t>
      </w:r>
      <w:proofErr w:type="gramStart"/>
      <w:r w:rsidRPr="00D449C6">
        <w:t>was</w:t>
      </w:r>
      <w:proofErr w:type="gramEnd"/>
      <w:r w:rsidRPr="00D449C6">
        <w:t xml:space="preserve"> not included in O’Mahony (2023), yielded a similar pattern but smaller difference (</w:t>
      </w:r>
      <w:r w:rsidRPr="00D449C6">
        <w:rPr>
          <w:rFonts w:ascii="Times New Roman" w:hAnsi="Times New Roman" w:cs="Times New Roman"/>
        </w:rPr>
        <w:t>ɸ</w:t>
      </w:r>
      <w:r w:rsidRPr="00D449C6">
        <w:t xml:space="preserve"> =.42), with 71% of preregistered studies including the presence of exploratory research (vs. 29% for traditional articles). The reasons for the different findings are not </w:t>
      </w:r>
      <w:proofErr w:type="gramStart"/>
      <w:r w:rsidRPr="00D449C6">
        <w:t>clear, but</w:t>
      </w:r>
      <w:proofErr w:type="gramEnd"/>
      <w:r w:rsidRPr="00D449C6">
        <w:t xml:space="preserve"> is most likely </w:t>
      </w:r>
      <w:proofErr w:type="gramStart"/>
      <w:r w:rsidRPr="00D449C6">
        <w:t>due to the fact that</w:t>
      </w:r>
      <w:proofErr w:type="gramEnd"/>
      <w:r w:rsidRPr="00D449C6">
        <w:t xml:space="preserve"> O’Mahony did not have a clearly specified definition of what constitutes exploratory research, nor an </w:t>
      </w:r>
      <w:proofErr w:type="gramStart"/>
      <w:r w:rsidRPr="00D449C6">
        <w:t>elaborated</w:t>
      </w:r>
      <w:proofErr w:type="gramEnd"/>
      <w:r w:rsidRPr="00D449C6">
        <w:t xml:space="preserve"> coding manual describing what should and should not count. During the coding, we encountered many instances of the word “explore” or some variation thereof that did not constitute exploratory research according to our definition. For example, it was </w:t>
      </w:r>
      <w:proofErr w:type="gramStart"/>
      <w:r w:rsidRPr="00D449C6">
        <w:t>fairly common</w:t>
      </w:r>
      <w:proofErr w:type="gramEnd"/>
      <w:r w:rsidRPr="00D449C6">
        <w:t xml:space="preserve"> to come across authors who would write something like, “The purpose of this study was to explore the hypothesis that…” and then go on to state confirmatory-worded hypotheses. Thus, it is likely that we weren’t capturing identical research behavior. Additionally, O’Mahony (2023) had a much stronger article matching process than what we were able to employ in our study. That said, it is not clear how much the article matching process matters or in what direction it would bias the findings. Despite the differences, the findings from both studies lead to the same conclusions: there is much more reporting of exploratory research in registered articles compared to traditional articles (cf. Soderberg et al. 2021). </w:t>
      </w:r>
    </w:p>
    <w:p w14:paraId="6EE05B2F" w14:textId="77777777" w:rsidR="00D449C6" w:rsidRPr="00D449C6" w:rsidRDefault="00D449C6" w:rsidP="00D449C6"/>
    <w:p w14:paraId="3017164E" w14:textId="77777777" w:rsidR="00D449C6" w:rsidRPr="00D449C6" w:rsidRDefault="00D449C6" w:rsidP="00D449C6">
      <w:r w:rsidRPr="00D449C6">
        <w:rPr>
          <w:b/>
          <w:bCs/>
        </w:rPr>
        <w:t xml:space="preserve">Mostly No Evidence for Difference in </w:t>
      </w:r>
      <w:proofErr w:type="gramStart"/>
      <w:r w:rsidRPr="00D449C6">
        <w:rPr>
          <w:b/>
          <w:bCs/>
        </w:rPr>
        <w:t>Reporting of</w:t>
      </w:r>
      <w:proofErr w:type="gramEnd"/>
      <w:r w:rsidRPr="00D449C6">
        <w:rPr>
          <w:b/>
          <w:bCs/>
        </w:rPr>
        <w:t xml:space="preserve"> Exploratory Research in between Preregistered Articles and Registered Reports</w:t>
      </w:r>
    </w:p>
    <w:p w14:paraId="00BF8E79" w14:textId="77777777" w:rsidR="00D449C6" w:rsidRPr="00D449C6" w:rsidRDefault="00D449C6" w:rsidP="00D449C6"/>
    <w:p w14:paraId="4FC96D28" w14:textId="77777777" w:rsidR="00D449C6" w:rsidRPr="00D449C6" w:rsidRDefault="00D449C6" w:rsidP="00D449C6">
      <w:r w:rsidRPr="00D449C6">
        <w:tab/>
        <w:t xml:space="preserve">Our third registered hypothesis, that there would be greater reporting of exploratory research in Registered Reports than preregistered articles, was largely unsupported. This hypothesis was based on the well-documented practice of researchers failing to disclose deviations to their preregistration plans (e.g., van den Akker et al., 2023), and thus perhaps a higher likelihood of reframing exploratory research as confirmatory. Yet, we found little evidence in support of this idea. We found support for the hypothesis in only one of the three tests, finding that Registered Reports had a higher frequency of including section headings for exploratory research than preregistered articles. Of </w:t>
      </w:r>
      <w:proofErr w:type="gramStart"/>
      <w:r w:rsidRPr="00D449C6">
        <w:t>all of</w:t>
      </w:r>
      <w:proofErr w:type="gramEnd"/>
      <w:r w:rsidRPr="00D449C6">
        <w:t xml:space="preserve"> the indicators that we examined, section headers showed the biggest difference between the two </w:t>
      </w:r>
      <w:proofErr w:type="gramStart"/>
      <w:r w:rsidRPr="00D449C6">
        <w:t>articles</w:t>
      </w:r>
      <w:proofErr w:type="gramEnd"/>
      <w:r w:rsidRPr="00D449C6">
        <w:t xml:space="preserve"> types–and are almost completely absent from traditional articles–suggesting that they are often seen as most suitable for Registered Reports. Section headers are a useful signal that helps frame the contents therein, and therefore it would be advantageous for authors of preregistered and traditional articles to include them as well, when relevant. </w:t>
      </w:r>
    </w:p>
    <w:p w14:paraId="7D6D7005" w14:textId="77777777" w:rsidR="00D449C6" w:rsidRPr="00D449C6" w:rsidRDefault="00D449C6" w:rsidP="00D449C6"/>
    <w:p w14:paraId="6A6F68F9" w14:textId="77777777" w:rsidR="00D449C6" w:rsidRPr="00D449C6" w:rsidRDefault="00D449C6" w:rsidP="00D449C6">
      <w:pPr>
        <w:ind w:firstLine="720"/>
      </w:pPr>
      <w:r w:rsidRPr="00D449C6">
        <w:t xml:space="preserve">Although our other two tests failed to find support for our hypothesis, there were some indicators of possible differences that could be found in future work. For presence, the focal test that accounted for journal-level clustering failed to show a difference, but there was a difference when clustering by the matching process and when removing clustering altogether. For prominence, the raw p-value indicated a significant difference, but it did not survive our FDR correction for multiple testing. Once again, there was a </w:t>
      </w:r>
      <w:proofErr w:type="gramStart"/>
      <w:r w:rsidRPr="00D449C6">
        <w:t>difference</w:t>
      </w:r>
      <w:proofErr w:type="gramEnd"/>
      <w:r w:rsidRPr="00D449C6">
        <w:t xml:space="preserve"> when clustering by the matching process and </w:t>
      </w:r>
      <w:r w:rsidRPr="00D449C6">
        <w:lastRenderedPageBreak/>
        <w:t xml:space="preserve">when removing clustering altogether. To be clear, the most appropriate and rigorous tests showed no difference. It is likely that there is a small difference between the article types, perhaps of negligible meaning, that would require a large sample to detect. Additionally, the differential </w:t>
      </w:r>
      <w:proofErr w:type="gramStart"/>
      <w:r w:rsidRPr="00D449C6">
        <w:t>results</w:t>
      </w:r>
      <w:proofErr w:type="gramEnd"/>
      <w:r w:rsidRPr="00D449C6">
        <w:t xml:space="preserve"> by clustering </w:t>
      </w:r>
      <w:proofErr w:type="gramStart"/>
      <w:r w:rsidRPr="00D449C6">
        <w:t>suggests</w:t>
      </w:r>
      <w:proofErr w:type="gramEnd"/>
      <w:r w:rsidRPr="00D449C6">
        <w:t xml:space="preserve"> that there may be important journal-level factors at play, where the difference may be more evident in some journals than others. </w:t>
      </w:r>
    </w:p>
    <w:p w14:paraId="4F1B0DB8" w14:textId="77777777" w:rsidR="00D449C6" w:rsidRPr="00D449C6" w:rsidRDefault="00D449C6" w:rsidP="00D449C6"/>
    <w:p w14:paraId="5BEA2FF2" w14:textId="77777777" w:rsidR="00D449C6" w:rsidRPr="00D449C6" w:rsidRDefault="00D449C6" w:rsidP="00D449C6">
      <w:pPr>
        <w:rPr>
          <w:b/>
          <w:bCs/>
        </w:rPr>
      </w:pPr>
      <w:r w:rsidRPr="00D449C6">
        <w:rPr>
          <w:b/>
          <w:bCs/>
        </w:rPr>
        <w:t xml:space="preserve">Exploratory Findings about Exploratory Research </w:t>
      </w:r>
    </w:p>
    <w:p w14:paraId="423E4A87" w14:textId="77777777" w:rsidR="00D449C6" w:rsidRPr="00D449C6" w:rsidRDefault="00D449C6" w:rsidP="00D449C6"/>
    <w:p w14:paraId="6ABE014B" w14:textId="0EA25227" w:rsidR="00D449C6" w:rsidRPr="00D449C6" w:rsidRDefault="00D449C6" w:rsidP="00D449C6">
      <w:pPr>
        <w:ind w:firstLine="720"/>
      </w:pPr>
      <w:r w:rsidRPr="00D449C6">
        <w:t xml:space="preserve">We conducted </w:t>
      </w:r>
      <w:proofErr w:type="gramStart"/>
      <w:r w:rsidRPr="00D449C6">
        <w:t>a number of</w:t>
      </w:r>
      <w:proofErr w:type="gramEnd"/>
      <w:r w:rsidRPr="00D449C6">
        <w:t xml:space="preserve"> exploratory analyses, some of which were registered and some of which were not. Most of these analyses did not reveal much of note. The analyses of differences by journal and journal policies did not indicate any major variations. The analyses of changes over time only suggested that authors of traditional articles are increasingly reporting exploratory research, and that there is a notable increase in reporting in the Discussion sections, to accompany the primary reporting that occurs in the Results sections. Taken together, these results suggest that not only is reporting of exploratory research increasing, but interpretation of it is increasing as well. Notably, we had a restricted timeframe in the current study, with articles spanning 2019-2026, but not including the earliest days of registration in psychology, where the situation could be </w:t>
      </w:r>
      <w:r w:rsidR="00002C8A">
        <w:t>notably</w:t>
      </w:r>
      <w:r w:rsidRPr="00D449C6">
        <w:t xml:space="preserve"> different. </w:t>
      </w:r>
    </w:p>
    <w:p w14:paraId="16449BCD" w14:textId="77777777" w:rsidR="00D449C6" w:rsidRPr="00D449C6" w:rsidRDefault="00D449C6" w:rsidP="00D449C6"/>
    <w:p w14:paraId="6119BD1F" w14:textId="77777777" w:rsidR="00D449C6" w:rsidRPr="00D449C6" w:rsidRDefault="00D449C6" w:rsidP="00D449C6">
      <w:pPr>
        <w:rPr>
          <w:b/>
          <w:bCs/>
        </w:rPr>
      </w:pPr>
      <w:r w:rsidRPr="00D449C6">
        <w:rPr>
          <w:b/>
          <w:bCs/>
        </w:rPr>
        <w:t>Conclusions to Draw–And Not Draw–From This Study</w:t>
      </w:r>
    </w:p>
    <w:p w14:paraId="33792A33" w14:textId="77777777" w:rsidR="00D449C6" w:rsidRPr="00D449C6" w:rsidRDefault="00D449C6" w:rsidP="00D449C6"/>
    <w:p w14:paraId="4A54BB7F" w14:textId="08C37042" w:rsidR="00D449C6" w:rsidRPr="00D449C6" w:rsidRDefault="00D449C6" w:rsidP="00D449C6">
      <w:pPr>
        <w:ind w:firstLine="720"/>
      </w:pPr>
      <w:r w:rsidRPr="00D449C6">
        <w:rPr>
          <w:b/>
          <w:bCs/>
        </w:rPr>
        <w:t xml:space="preserve">Did We Assess Actual Exploratory Research? </w:t>
      </w:r>
      <w:r w:rsidRPr="00D449C6">
        <w:t xml:space="preserve">No. All that we assessed was authors’ </w:t>
      </w:r>
      <w:r w:rsidRPr="00D449C6">
        <w:rPr>
          <w:i/>
          <w:iCs/>
        </w:rPr>
        <w:t xml:space="preserve">reports </w:t>
      </w:r>
      <w:r w:rsidRPr="00D449C6">
        <w:t xml:space="preserve">of their exploratory research. We chose to do this because it was the only option that was </w:t>
      </w:r>
      <w:proofErr w:type="gramStart"/>
      <w:r w:rsidRPr="00D449C6">
        <w:t>really possible</w:t>
      </w:r>
      <w:proofErr w:type="gramEnd"/>
      <w:r w:rsidRPr="00D449C6">
        <w:t xml:space="preserve">. When analyzing published articles, the only information available is the information that is provided in the article itself. We know, however, that in the past–and to some degree the present–authors were </w:t>
      </w:r>
      <w:r w:rsidR="00002C8A">
        <w:t xml:space="preserve">unclear or </w:t>
      </w:r>
      <w:r w:rsidRPr="00D449C6">
        <w:t xml:space="preserve">dishonest in their presentations about what was exploratory and what was confirmatory (e.g., </w:t>
      </w:r>
      <w:proofErr w:type="spellStart"/>
      <w:r w:rsidRPr="00D449C6">
        <w:t>HARKing</w:t>
      </w:r>
      <w:proofErr w:type="spellEnd"/>
      <w:r w:rsidRPr="00D449C6">
        <w:t xml:space="preserve">). This lack of transparency makes it difficult to know the truth of the matter. </w:t>
      </w:r>
    </w:p>
    <w:p w14:paraId="2FA9D03A" w14:textId="77777777" w:rsidR="00D449C6" w:rsidRPr="00D449C6" w:rsidRDefault="00D449C6" w:rsidP="00D449C6"/>
    <w:p w14:paraId="20A619CA" w14:textId="77777777" w:rsidR="00D449C6" w:rsidRPr="00D449C6" w:rsidRDefault="00D449C6" w:rsidP="00D449C6">
      <w:pPr>
        <w:ind w:firstLine="720"/>
      </w:pPr>
      <w:r w:rsidRPr="00D449C6">
        <w:t xml:space="preserve">One way to interpret our results is not in terms of exploratory research per se, but in terms of transparent reporting. It is entirely possible that the actual rate of </w:t>
      </w:r>
      <w:proofErr w:type="gramStart"/>
      <w:r w:rsidRPr="00D449C6">
        <w:t>exploratory</w:t>
      </w:r>
      <w:proofErr w:type="gramEnd"/>
      <w:r w:rsidRPr="00D449C6">
        <w:t xml:space="preserve"> research is the same across </w:t>
      </w:r>
      <w:proofErr w:type="gramStart"/>
      <w:r w:rsidRPr="00D449C6">
        <w:t>articles</w:t>
      </w:r>
      <w:proofErr w:type="gramEnd"/>
      <w:r w:rsidRPr="00D449C6">
        <w:t xml:space="preserve"> types and that it is just more clearly labeled in registered articles. That said, it is of course possible that the mere act of labeling </w:t>
      </w:r>
      <w:proofErr w:type="gramStart"/>
      <w:r w:rsidRPr="00D449C6">
        <w:t>analyses, and</w:t>
      </w:r>
      <w:proofErr w:type="gramEnd"/>
      <w:r w:rsidRPr="00D449C6">
        <w:t xml:space="preserve"> thinking in terms of the confirmatory/exploratory distinction, could lead to higher rates of exploratory research. We are agnostic </w:t>
      </w:r>
      <w:proofErr w:type="gramStart"/>
      <w:r w:rsidRPr="00D449C6">
        <w:t>on</w:t>
      </w:r>
      <w:proofErr w:type="gramEnd"/>
      <w:r w:rsidRPr="00D449C6">
        <w:t xml:space="preserve"> this issue for now, as the data cannot adjudicate between these two interpretations. The data do, however, cast doubt on a common talking point against preregistration. Authors have not traditionally indicated that they have been doing exploratory research, despite it supposedly being widespread and under threat by introducing registration. If exploratory research is so important, how come authors in traditional articles do not </w:t>
      </w:r>
      <w:proofErr w:type="gramStart"/>
      <w:r w:rsidRPr="00D449C6">
        <w:t>state that is</w:t>
      </w:r>
      <w:proofErr w:type="gramEnd"/>
      <w:r w:rsidRPr="00D449C6">
        <w:t xml:space="preserve"> what they are doing?</w:t>
      </w:r>
    </w:p>
    <w:p w14:paraId="1F381042" w14:textId="77777777" w:rsidR="00D449C6" w:rsidRPr="00D449C6" w:rsidRDefault="00D449C6" w:rsidP="00D449C6"/>
    <w:p w14:paraId="44D47E75" w14:textId="1B955152" w:rsidR="00D449C6" w:rsidRPr="00D449C6" w:rsidRDefault="00D449C6" w:rsidP="00D449C6">
      <w:r w:rsidRPr="00D449C6">
        <w:tab/>
        <w:t xml:space="preserve">Another way in which we did not assess “actual” exploratory research is that we used a restricted definition of the concept, one that frames exploratory research only in relation to confirmatory research. The definition we used was sensible given the aims of the project and that it was situated within the </w:t>
      </w:r>
      <w:proofErr w:type="gramStart"/>
      <w:r w:rsidRPr="00D449C6">
        <w:t>particular debate</w:t>
      </w:r>
      <w:proofErr w:type="gramEnd"/>
      <w:r w:rsidRPr="00D449C6">
        <w:t xml:space="preserve"> about registration, in which the definition we used is the explicit or implicit one used by those involved. Thus, we used this definition because it is what made sense in the context of our research question, not because we believed it is a singular or correct definition. Interested readers are encouraged to consult Feest and </w:t>
      </w:r>
      <w:proofErr w:type="spellStart"/>
      <w:r w:rsidRPr="00D449C6">
        <w:t>Devezer</w:t>
      </w:r>
      <w:proofErr w:type="spellEnd"/>
      <w:r w:rsidRPr="00D449C6">
        <w:t xml:space="preserve"> (2025) </w:t>
      </w:r>
      <w:r w:rsidR="00DA7B15">
        <w:t xml:space="preserve">and </w:t>
      </w:r>
      <w:proofErr w:type="spellStart"/>
      <w:r w:rsidR="00DA7B15">
        <w:t>Ditroilo</w:t>
      </w:r>
      <w:proofErr w:type="spellEnd"/>
      <w:r w:rsidR="00DA7B15">
        <w:t xml:space="preserve"> et al. </w:t>
      </w:r>
      <w:r w:rsidR="00DA7B15">
        <w:fldChar w:fldCharType="begin"/>
      </w:r>
      <w:r w:rsidR="00DA7B15">
        <w:instrText xml:space="preserve"> ADDIN ZOTERO_ITEM CSL_CITATION {"citationID":"eKJFHnNP","properties":{"unsorted":false,"formattedCitation":"(2025)","plainCitation":"(2025)","noteIndex":0},"citationItems":[{"id":13763,"uris":["http://zotero.org/groups/2276830/items/N37G732Q"],"itemData":{"id":13763,"type":"article-journal","abstract":"Quantitative exploratory research implies a flexible examination of a dataset with the purpose of finding patterns, associations, and interactions between variables to help formulate a hypothesis, which should be severely tested in a future confirmatory study. In many fields, including sport and exercise science, exploratory research is not openly reported, a practice that leads to serious problems. At the same time, exploration is a crucial step in scientific knowledge generation, and a substantial proportion of studies will be exploratory in nature, or include both confirmatory and exploratory analyses. Using a flowchart, we review how data are typically collected and used, and we distinguish exploratory from confirmatory studies by arguing that data-driven analyses, where the Type I and Type II error cannot be controlled, is what characterises exploratory research. We ask which factors increase the quality and value of exploratory analyses, and highlight large sample sizes, uncommon sample compositions, rigorous data collection, widely used measures, observing a logical and coherent pattern across multiple variables, and the potential for generating new research questions as the main factors. Finally, we provide guidelines for carrying out and transparently writing up an exploratory study.","container-title":"Journal of Sports Sciences","DOI":"10.1080/02640414.2025.2486871","ISSN":"0264-0414","issue":"12","note":"_eprint: https://doi.org/10.1080/02640414.2025.2486871","page":"1108-1120","PMID":"40197233","publisher":"Routledge","source":"Taylor and Francis+NEJM","title":"Exploratory research in sport and exercise science: Perceptions, challenges, and recommendations","title-short":"Exploratory research in sport and exercise science","volume":"43","author":[{"family":"Ditroilo","given":"Massimiliano"},{"family":"Mesquida","given":"Cristian"},{"family":"Abt","given":"Grant"},{"family":"Lakens","given":"Daniël"}],"issued":{"date-parts":[["2025",6,18]]}},"suppress-author":true}],"schema":"https://github.com/citation-style-language/schema/raw/master/csl-citation.json"} </w:instrText>
      </w:r>
      <w:r w:rsidR="00DA7B15">
        <w:fldChar w:fldCharType="separate"/>
      </w:r>
      <w:r w:rsidR="00DA7B15" w:rsidRPr="00DA7B15">
        <w:t>(2025)</w:t>
      </w:r>
      <w:r w:rsidR="00DA7B15">
        <w:fldChar w:fldCharType="end"/>
      </w:r>
      <w:r w:rsidR="00DA7B15">
        <w:t xml:space="preserve"> </w:t>
      </w:r>
      <w:r w:rsidRPr="00D449C6">
        <w:t>on broader conceptualization</w:t>
      </w:r>
      <w:r w:rsidR="00DA7B15">
        <w:t>s</w:t>
      </w:r>
      <w:r w:rsidRPr="00D449C6">
        <w:t xml:space="preserve"> of exploratory research.</w:t>
      </w:r>
    </w:p>
    <w:p w14:paraId="2704171C" w14:textId="77777777" w:rsidR="00D449C6" w:rsidRPr="00D449C6" w:rsidRDefault="00D449C6" w:rsidP="00D449C6"/>
    <w:p w14:paraId="62F76762" w14:textId="77777777" w:rsidR="00D449C6" w:rsidRPr="00D449C6" w:rsidRDefault="00D449C6" w:rsidP="00D449C6">
      <w:pPr>
        <w:ind w:firstLine="720"/>
      </w:pPr>
      <w:r w:rsidRPr="00D449C6">
        <w:rPr>
          <w:b/>
          <w:bCs/>
        </w:rPr>
        <w:lastRenderedPageBreak/>
        <w:t xml:space="preserve">Registered Articles Do Not Come with Guarantees. </w:t>
      </w:r>
      <w:r w:rsidRPr="00D449C6">
        <w:t xml:space="preserve">Although we found much higher rates of exploratory research in registered vs. traditional articles, there were still plenty of registered articles with no mention of or few references to exploratory research. This could be because even in Registered Reports some exploratory research is reframed as confirmatory, or because some hold on to the mistaken view that exploratory research cannot or should not be reported in Registered Reports. The variability is best communicated via Figure 3, which shows the distribution of prominence scores by article type. The relatively flat distributions for the two registered article types indicate scores across the full continuum. There were many registered articles that looked identical to traditional articles with respect to their reporting. Whether that was due to differences in reporting practices or actual exploratory research, we cannot say. There were very few traditional articles, however, that looked </w:t>
      </w:r>
      <w:proofErr w:type="gramStart"/>
      <w:r w:rsidRPr="00D449C6">
        <w:t>similar to</w:t>
      </w:r>
      <w:proofErr w:type="gramEnd"/>
      <w:r w:rsidRPr="00D449C6">
        <w:t xml:space="preserve"> registered articles.</w:t>
      </w:r>
    </w:p>
    <w:p w14:paraId="48460F1D" w14:textId="77777777" w:rsidR="00D449C6" w:rsidRPr="00D449C6" w:rsidRDefault="00D449C6" w:rsidP="00D449C6">
      <w:pPr>
        <w:rPr>
          <w:b/>
          <w:bCs/>
        </w:rPr>
      </w:pPr>
    </w:p>
    <w:p w14:paraId="42BEB6AF" w14:textId="77745825" w:rsidR="00D449C6" w:rsidRPr="00D449C6" w:rsidRDefault="00D449C6" w:rsidP="00D449C6">
      <w:pPr>
        <w:ind w:firstLine="720"/>
      </w:pPr>
      <w:r w:rsidRPr="00D449C6">
        <w:rPr>
          <w:b/>
          <w:bCs/>
        </w:rPr>
        <w:t xml:space="preserve">What About Adherence to the Registered Plans? </w:t>
      </w:r>
      <w:r w:rsidRPr="00D449C6">
        <w:t xml:space="preserve">We verified the existence of registrations for all registered articles included in the set, but we did not analyze them in this project. Some might see this as a limitation or a missed opportunity. Adherence and transparent deviations from registration plans is an important issue that has been taken up in several high-quality articles </w:t>
      </w:r>
      <w:r w:rsidRPr="004269F8">
        <w:t xml:space="preserve">(e.g., </w:t>
      </w:r>
      <w:proofErr w:type="spellStart"/>
      <w:r w:rsidRPr="004269F8">
        <w:t>Claesen</w:t>
      </w:r>
      <w:proofErr w:type="spellEnd"/>
      <w:r w:rsidRPr="004269F8">
        <w:t xml:space="preserve"> et al., 2021; van den Akker et al., 2023)</w:t>
      </w:r>
      <w:r w:rsidRPr="00D449C6">
        <w:t xml:space="preserve">. We chose not to do this because it is not entirely clear how to think about registration quality in relation to our research questions about exploratory research, as well as the fact that we were also examining traditional articles, for which there are no registrations to compare. Some might say that any deviation at all from a registered plan should be considered exploratory. Others might say it is impossible to assess exploratory research at all without a registration document. We disagree with both claims in the context of the present study, which was focused on reporting–what authors </w:t>
      </w:r>
      <w:proofErr w:type="gramStart"/>
      <w:r w:rsidRPr="00D449C6">
        <w:t>actually claimed</w:t>
      </w:r>
      <w:proofErr w:type="gramEnd"/>
      <w:r w:rsidRPr="00D449C6">
        <w:t xml:space="preserve"> they were doing. We strongly encourage any readers interested in further exploring registration quality and plans to make use of our open dataset.  </w:t>
      </w:r>
    </w:p>
    <w:p w14:paraId="297327AD" w14:textId="77777777" w:rsidR="00D449C6" w:rsidRPr="00D449C6" w:rsidRDefault="00D449C6" w:rsidP="00D449C6"/>
    <w:p w14:paraId="41C5D1FE" w14:textId="77777777" w:rsidR="00D449C6" w:rsidRPr="00D449C6" w:rsidRDefault="00D449C6" w:rsidP="00D449C6">
      <w:pPr>
        <w:ind w:firstLine="720"/>
      </w:pPr>
      <w:r w:rsidRPr="00D449C6">
        <w:rPr>
          <w:b/>
          <w:bCs/>
        </w:rPr>
        <w:t xml:space="preserve">Can The Present Findings Be Generalized? </w:t>
      </w:r>
      <w:r w:rsidRPr="00D449C6">
        <w:t xml:space="preserve">The current study selected articles from 30 psychology journals that publish Registered Reports, used Registered Reports as the starting point for article selection and matching, excluded partial Registered Reports and partial registrations (i.e., articles in which there is a mix of registered and non-registered studies), excluded direct replication studies, and excluded meta-analyses, qualitative studies, and mixed methods studies. All of this suggests that we </w:t>
      </w:r>
      <w:proofErr w:type="gramStart"/>
      <w:r w:rsidRPr="00D449C6">
        <w:t>examined</w:t>
      </w:r>
      <w:proofErr w:type="gramEnd"/>
      <w:r w:rsidRPr="00D449C6">
        <w:t xml:space="preserve"> a small slice of the relevant universe of articles. </w:t>
      </w:r>
    </w:p>
    <w:p w14:paraId="5D15D550" w14:textId="77777777" w:rsidR="00D449C6" w:rsidRPr="00D449C6" w:rsidRDefault="00D449C6" w:rsidP="00D449C6"/>
    <w:p w14:paraId="29A54850" w14:textId="77777777" w:rsidR="00D449C6" w:rsidRPr="00D449C6" w:rsidRDefault="00D449C6" w:rsidP="00D449C6">
      <w:pPr>
        <w:ind w:firstLine="720"/>
      </w:pPr>
      <w:r w:rsidRPr="00D449C6">
        <w:t xml:space="preserve">Nevertheless, based on our exploratory analyses there is good reason to believe that our results are generalizable beyond these constraints. Our formal investigation into generalizability, in which we examined traditional articles published in journals that do not publish Registered Reports, did not show any differences. Our </w:t>
      </w:r>
      <w:proofErr w:type="gramStart"/>
      <w:r w:rsidRPr="00D449C6">
        <w:t>analyses</w:t>
      </w:r>
      <w:proofErr w:type="gramEnd"/>
      <w:r w:rsidRPr="00D449C6">
        <w:t xml:space="preserve"> into variations by journal, journal policies, and year of </w:t>
      </w:r>
      <w:proofErr w:type="gramStart"/>
      <w:r w:rsidRPr="00D449C6">
        <w:t>publication,</w:t>
      </w:r>
      <w:proofErr w:type="gramEnd"/>
      <w:r w:rsidRPr="00D449C6">
        <w:t xml:space="preserve"> indicated mostly similar results. Taken together, it seems unlikely that our findings are highly restricted to the context in which they were generated. The likeliest possibility for weak generalization is replication studies and partially registered studies, which could be examined in future work. </w:t>
      </w:r>
    </w:p>
    <w:p w14:paraId="44D3EE44" w14:textId="77777777" w:rsidR="00D449C6" w:rsidRPr="00D449C6" w:rsidRDefault="00D449C6" w:rsidP="00D449C6"/>
    <w:p w14:paraId="1168924E" w14:textId="77777777" w:rsidR="00D449C6" w:rsidRPr="00D449C6" w:rsidRDefault="00D449C6" w:rsidP="00D449C6">
      <w:pPr>
        <w:rPr>
          <w:b/>
          <w:bCs/>
        </w:rPr>
      </w:pPr>
      <w:r w:rsidRPr="00D449C6">
        <w:rPr>
          <w:b/>
          <w:bCs/>
        </w:rPr>
        <w:t>Dataset Construction, Reuse Potential, and the Challenges of Matching</w:t>
      </w:r>
    </w:p>
    <w:p w14:paraId="73C16784" w14:textId="77777777" w:rsidR="00D449C6" w:rsidRPr="00D449C6" w:rsidRDefault="00D449C6" w:rsidP="00D449C6"/>
    <w:p w14:paraId="5DAD2119" w14:textId="77777777" w:rsidR="00D449C6" w:rsidRPr="00D449C6" w:rsidRDefault="00D449C6" w:rsidP="00D449C6">
      <w:r w:rsidRPr="00D449C6">
        <w:tab/>
        <w:t xml:space="preserve">The dataset constructed for the current project has high reuse potential for </w:t>
      </w:r>
      <w:proofErr w:type="spellStart"/>
      <w:r w:rsidRPr="00D449C6">
        <w:t>metascientists</w:t>
      </w:r>
      <w:proofErr w:type="spellEnd"/>
      <w:r w:rsidRPr="00D449C6">
        <w:t xml:space="preserve">, and we encourage anyone interested to do so. There are three key features that make the dataset unique and highly useful. First, it includes equal numbers of matched Registered Reports, preregistered articles, and traditional articles, as well as a supplementary set of traditional articles </w:t>
      </w:r>
      <w:r w:rsidRPr="00D449C6">
        <w:lastRenderedPageBreak/>
        <w:t xml:space="preserve">collected in 2010 and a snapshot of journal policies as of August 2026. Second, </w:t>
      </w:r>
      <w:proofErr w:type="gramStart"/>
      <w:r w:rsidRPr="00D449C6">
        <w:t>all of</w:t>
      </w:r>
      <w:proofErr w:type="gramEnd"/>
      <w:r w:rsidRPr="00D449C6">
        <w:t xml:space="preserve"> the Registered Reports and preregistered articles were verified to have links to the registration plans. Finally, the articles are matched by journal and by year of publication (for the most part</w:t>
      </w:r>
      <w:proofErr w:type="gramStart"/>
      <w:r w:rsidRPr="00D449C6">
        <w:t>), and</w:t>
      </w:r>
      <w:proofErr w:type="gramEnd"/>
      <w:r w:rsidRPr="00D449C6">
        <w:t xml:space="preserve"> so have a reasonable level of control for variations across the article types. </w:t>
      </w:r>
    </w:p>
    <w:p w14:paraId="55DB9685" w14:textId="77777777" w:rsidR="00D449C6" w:rsidRPr="00D449C6" w:rsidRDefault="00D449C6" w:rsidP="00D449C6"/>
    <w:p w14:paraId="642A4F5F" w14:textId="2CDE84E4" w:rsidR="00D449C6" w:rsidRPr="00D449C6" w:rsidRDefault="00D449C6" w:rsidP="00D449C6">
      <w:pPr>
        <w:ind w:firstLine="720"/>
      </w:pPr>
      <w:r w:rsidRPr="00D449C6">
        <w:t xml:space="preserve">Our initial registered plan for matching articles was highly elaborate, and ultimately completely unrealistic. There were </w:t>
      </w:r>
      <w:proofErr w:type="gramStart"/>
      <w:r w:rsidRPr="00D449C6">
        <w:t>a number of</w:t>
      </w:r>
      <w:proofErr w:type="gramEnd"/>
      <w:r w:rsidRPr="00D449C6">
        <w:t xml:space="preserve"> factors that contributed. Matching three articles by journal, year, topic, and design–while representing the three </w:t>
      </w:r>
      <w:proofErr w:type="gramStart"/>
      <w:r w:rsidRPr="00D449C6">
        <w:t>articles</w:t>
      </w:r>
      <w:proofErr w:type="gramEnd"/>
      <w:r w:rsidRPr="00D449C6">
        <w:t xml:space="preserve"> types of Registered Reports, preregistered articles, and traditional articles–was, in many cases, simply impossible. One interesting barrier that we did not expect is that some journals publish very few of one of the article types. For example, </w:t>
      </w:r>
      <w:r w:rsidRPr="00D449C6">
        <w:rPr>
          <w:i/>
          <w:iCs/>
        </w:rPr>
        <w:t xml:space="preserve">Cortex </w:t>
      </w:r>
      <w:r w:rsidRPr="00D449C6">
        <w:t xml:space="preserve">has the highest number of Registered </w:t>
      </w:r>
      <w:proofErr w:type="gramStart"/>
      <w:r w:rsidRPr="00D449C6">
        <w:t>Reports, but</w:t>
      </w:r>
      <w:proofErr w:type="gramEnd"/>
      <w:r w:rsidRPr="00D449C6">
        <w:t xml:space="preserve"> publishes very few preregistered articles. </w:t>
      </w:r>
      <w:r w:rsidRPr="00D449C6">
        <w:rPr>
          <w:i/>
          <w:iCs/>
        </w:rPr>
        <w:t>Journal of Experimental Social Psychology</w:t>
      </w:r>
      <w:r w:rsidRPr="00D449C6">
        <w:t xml:space="preserve"> publishes almost all Registered Reports and preregistered articles, especially in recent years, and many of the preregistered articles are mixed, with some studies reported in a single article registered and some not. Every single quantitative article published in </w:t>
      </w:r>
      <w:r w:rsidRPr="00D449C6">
        <w:rPr>
          <w:i/>
          <w:iCs/>
        </w:rPr>
        <w:t xml:space="preserve">Organizational Behavior and Human Decision Processes </w:t>
      </w:r>
      <w:r w:rsidRPr="00D449C6">
        <w:t xml:space="preserve">in 2024 was preregistered, and so we had to dip back into 2023 to find a traditional article. Indeed, even matching for year of publication is difficult due to most articles having two publication dates–online and in an issue–and these can sometimes be different years. For this reason, for some of our matches even the year of publication was not </w:t>
      </w:r>
      <w:proofErr w:type="gramStart"/>
      <w:r w:rsidRPr="00D449C6">
        <w:t>exactly the same</w:t>
      </w:r>
      <w:proofErr w:type="gramEnd"/>
      <w:r w:rsidRPr="00D449C6">
        <w:t xml:space="preserve">. </w:t>
      </w:r>
    </w:p>
    <w:p w14:paraId="4633CE4C" w14:textId="77777777" w:rsidR="00D449C6" w:rsidRPr="00D449C6" w:rsidRDefault="00D449C6" w:rsidP="00D449C6"/>
    <w:p w14:paraId="4C7E0AD5" w14:textId="0FFD4DE7" w:rsidR="00D449C6" w:rsidRPr="00D449C6" w:rsidRDefault="00D449C6" w:rsidP="00D449C6">
      <w:r w:rsidRPr="00D449C6">
        <w:tab/>
        <w:t xml:space="preserve">Although our matching process fell short of our registered plans, we believe our dataset is strong with respect to the existing metascience literature that has compared registered and non-registered articles. For example, Scheel et al. </w:t>
      </w:r>
      <w:r w:rsidR="004269F8">
        <w:fldChar w:fldCharType="begin"/>
      </w:r>
      <w:r w:rsidR="004269F8">
        <w:instrText xml:space="preserve"> ADDIN ZOTERO_ITEM CSL_CITATION {"citationID":"UxP7IJ4C","properties":{"unsorted":false,"formattedCitation":"(2021)","plainCitation":"(2021)","noteIndex":0},"citationItems":[{"id":12375,"uris":["http://zotero.org/groups/2276830/items/2ZPT4AGY"],"itemData":{"id":12375,"type":"article-journal","abstract":"Selectively publishing results that support the tested hypotheses (?positive? results) distorts the available evidence for scientific claims. For the past decade, psychological scientists have been increasingly concerned about the degree of such distortion in their literature. A new publication format has been developed to prevent selective reporting: In Registered Reports (RRs), peer review and the decision to publish take place before results are known. We compared the results in published RRs (N = 71 as of November 2018) with a random sample of hypothesis-testing studies from the standard literature (N = 152) in psychology. Analyzing the first hypothesis of each article, we found 96% positive results in standard reports but only 44% positive results in RRs. We discuss possible explanations for this large difference and suggest that a plausible factor is the reduction of publication bias and/or Type I error inflation in the RR literature.","container-title":"Advances in Methods and Practices in Psychological Science","DOI":"10.1177/25152459211007467","ISSN":"2515-2459","issue":"2","journalAbbreviation":"Advances in Methods and Practices in Psychological Science","page":"25152459211007467","publisher":"SAGE Publications Inc","source":"SAGE Journals","title":"An excess of positive results: Comparing the standard psychology literature with registered reports","title-short":"An excess of positive results","volume":"4","author":[{"family":"Scheel","given":"Anne M."},{"family":"Schijen","given":"Mitchell R. M. J."},{"family":"Lakens","given":"Daniël"}],"issued":{"date-parts":[["2021",4,1]]}},"suppress-author":true}],"schema":"https://github.com/citation-style-language/schema/raw/master/csl-citation.json"} </w:instrText>
      </w:r>
      <w:r w:rsidR="004269F8">
        <w:fldChar w:fldCharType="separate"/>
      </w:r>
      <w:r w:rsidR="004269F8" w:rsidRPr="004269F8">
        <w:t>(2021)</w:t>
      </w:r>
      <w:r w:rsidR="004269F8">
        <w:fldChar w:fldCharType="end"/>
      </w:r>
      <w:r w:rsidRPr="00D449C6">
        <w:t xml:space="preserve"> matched articles only on the broad timeframe of 2013-2018 and nothing else. Liu et al. (2025) matched based on article keywords within two years on either side of the publication date. Similarly, van den Akker (2024) used Web of Science’s related papers tool, and selected articles that were published in the same year. These methods all have their limitations, and we believe that our matching by journal and publication year is just as defensible as any of the aforementioned. </w:t>
      </w:r>
    </w:p>
    <w:p w14:paraId="1A726353" w14:textId="77777777" w:rsidR="00D449C6" w:rsidRPr="00D449C6" w:rsidRDefault="00D449C6" w:rsidP="00D449C6"/>
    <w:p w14:paraId="315927BE" w14:textId="77777777" w:rsidR="00D449C6" w:rsidRPr="00D449C6" w:rsidRDefault="00D449C6" w:rsidP="00D449C6">
      <w:pPr>
        <w:rPr>
          <w:b/>
          <w:bCs/>
        </w:rPr>
      </w:pPr>
      <w:r w:rsidRPr="00D449C6">
        <w:rPr>
          <w:b/>
          <w:bCs/>
        </w:rPr>
        <w:t>Limitations</w:t>
      </w:r>
    </w:p>
    <w:p w14:paraId="44566D87" w14:textId="77777777" w:rsidR="00D449C6" w:rsidRPr="00D449C6" w:rsidRDefault="00D449C6" w:rsidP="00D449C6">
      <w:r w:rsidRPr="00D449C6">
        <w:tab/>
      </w:r>
    </w:p>
    <w:p w14:paraId="42B4B526" w14:textId="7519D0D8" w:rsidR="00D449C6" w:rsidRPr="00D449C6" w:rsidRDefault="00D449C6" w:rsidP="00D449C6">
      <w:r w:rsidRPr="00D449C6">
        <w:tab/>
        <w:t xml:space="preserve">Many of the limitations of the study have already been discussed: we did not assess actual exploratory research, started with journals that publish Registered Reports, excluded several </w:t>
      </w:r>
      <w:proofErr w:type="gramStart"/>
      <w:r w:rsidRPr="00D449C6">
        <w:t>articles</w:t>
      </w:r>
      <w:proofErr w:type="gramEnd"/>
      <w:r w:rsidRPr="00D449C6">
        <w:t xml:space="preserve"> types (direct replication, partial registrations, meta-analyses, qualitative, </w:t>
      </w:r>
      <w:proofErr w:type="gramStart"/>
      <w:r w:rsidRPr="00D449C6">
        <w:t>mixed-methods</w:t>
      </w:r>
      <w:proofErr w:type="gramEnd"/>
      <w:r w:rsidRPr="00D449C6">
        <w:t xml:space="preserve">), included a restricted timeframe, and had a large imbalance of articles per journal. An additional limitation is that we only narrowly addressed criticisms of registration in terms of exploratory research. Critics additionally suggested that registration would restrict creativity, serendipity, and discovery </w:t>
      </w:r>
      <w:r w:rsidRPr="004269F8">
        <w:t>(Goldin-Meadow, 2016; Scott, 2013</w:t>
      </w:r>
      <w:r w:rsidRPr="00D449C6">
        <w:t xml:space="preserve">). The current study cannot speak directly to those concerns. That said, implied in those arguments is that exploratory research is what leads to those other qualities that we did not assess. The present findings, along with Soderberg et al.’s (2021) data indicating that Registered Reports and traditional reports were rated similarly for creativity and novelty, cast doubt on the critics’ claims. </w:t>
      </w:r>
    </w:p>
    <w:p w14:paraId="29965C3B" w14:textId="77777777" w:rsidR="00D449C6" w:rsidRPr="00D449C6" w:rsidRDefault="00D449C6" w:rsidP="00D449C6"/>
    <w:p w14:paraId="085D0CB8" w14:textId="77777777" w:rsidR="00D449C6" w:rsidRPr="00D449C6" w:rsidRDefault="00D449C6" w:rsidP="00D449C6">
      <w:pPr>
        <w:rPr>
          <w:b/>
          <w:bCs/>
        </w:rPr>
      </w:pPr>
      <w:r w:rsidRPr="00D449C6">
        <w:rPr>
          <w:b/>
          <w:bCs/>
        </w:rPr>
        <w:t xml:space="preserve">Conclusion </w:t>
      </w:r>
    </w:p>
    <w:p w14:paraId="74BD94AE" w14:textId="77777777" w:rsidR="00D449C6" w:rsidRPr="00D449C6" w:rsidRDefault="00D449C6" w:rsidP="00D449C6"/>
    <w:p w14:paraId="000000E2" w14:textId="63A2FFA2" w:rsidR="00622082" w:rsidRDefault="00D449C6" w:rsidP="00D449C6">
      <w:pPr>
        <w:ind w:firstLine="720"/>
      </w:pPr>
      <w:r w:rsidRPr="00D449C6">
        <w:t xml:space="preserve">Does registration restrict </w:t>
      </w:r>
      <w:r w:rsidR="00002C8A">
        <w:t>reporting of exploratory</w:t>
      </w:r>
      <w:r w:rsidRPr="00D449C6">
        <w:t xml:space="preserve"> research? The results of the present study indicate an emphatic “no.” Comparisons across preregistered studies, Registered Reports, and traditional articles showed a clear pattern, with reports of exploratory research substantially higher in </w:t>
      </w:r>
      <w:r w:rsidRPr="00D449C6">
        <w:lastRenderedPageBreak/>
        <w:t>the two registered articles formats compared with traditional articles. Even though we were only able to assess the reporting of exploratory research, the very high rates in registered articles are not compatible with arguments that registration would put researchers in “chains” or any other such dramatic claims</w:t>
      </w:r>
      <w:r>
        <w:t>.</w:t>
      </w:r>
    </w:p>
    <w:p w14:paraId="25502139" w14:textId="77777777" w:rsidR="00D449C6" w:rsidRDefault="00D449C6"/>
    <w:p w14:paraId="2E545415" w14:textId="77777777" w:rsidR="00D449C6" w:rsidRDefault="00D449C6"/>
    <w:p w14:paraId="000000E3" w14:textId="77777777" w:rsidR="00622082" w:rsidRDefault="00000000">
      <w:pPr>
        <w:jc w:val="center"/>
        <w:rPr>
          <w:b/>
          <w:bCs/>
        </w:rPr>
      </w:pPr>
      <w:r>
        <w:rPr>
          <w:b/>
          <w:bCs/>
        </w:rPr>
        <w:t>References</w:t>
      </w:r>
    </w:p>
    <w:p w14:paraId="000000E4" w14:textId="77777777" w:rsidR="00622082" w:rsidRDefault="00622082"/>
    <w:p w14:paraId="0669BD9B" w14:textId="77777777" w:rsidR="00B12D80" w:rsidRDefault="004269F8" w:rsidP="00B12D80">
      <w:pPr>
        <w:pStyle w:val="Bibliography"/>
        <w:ind w:left="720" w:hanging="720"/>
      </w:pPr>
      <w:r>
        <w:fldChar w:fldCharType="begin"/>
      </w:r>
      <w:r w:rsidR="00B12D80">
        <w:instrText xml:space="preserve"> ADDIN ZOTERO_BIBL {"uncited":[],"omitted":[],"custom":[]} CSL_BIBLIOGRAPHY </w:instrText>
      </w:r>
      <w:r>
        <w:fldChar w:fldCharType="separate"/>
      </w:r>
      <w:r w:rsidR="00B12D80">
        <w:t xml:space="preserve">Baranger, D. A. A., Finsaas, M. C., Goldstein, B. L., Vize, C. E., Lynam, D. R., &amp; Olino, T. M. (2023). Tutorial: Power Analyses for Interaction Effects in Cross-Sectional Regressions. </w:t>
      </w:r>
      <w:r w:rsidR="00B12D80">
        <w:rPr>
          <w:i/>
          <w:iCs/>
        </w:rPr>
        <w:t>Advances in Methods and Practices in Psychological Science</w:t>
      </w:r>
      <w:r w:rsidR="00B12D80">
        <w:t xml:space="preserve">, </w:t>
      </w:r>
      <w:r w:rsidR="00B12D80">
        <w:rPr>
          <w:i/>
          <w:iCs/>
        </w:rPr>
        <w:t>6</w:t>
      </w:r>
      <w:r w:rsidR="00B12D80">
        <w:t>(3), 25152459231187531. https://doi.org/10.1177/25152459231187531</w:t>
      </w:r>
    </w:p>
    <w:p w14:paraId="219BA3C0" w14:textId="77777777" w:rsidR="00B12D80" w:rsidRDefault="00B12D80" w:rsidP="00B12D80">
      <w:pPr>
        <w:pStyle w:val="Bibliography"/>
        <w:ind w:left="720" w:hanging="720"/>
      </w:pPr>
      <w:r>
        <w:t xml:space="preserve">Benjamini, Y., &amp; Hochberg, Y. (1995). Controlling the false discovery rate: A practical and powerful approach to multiple testing. </w:t>
      </w:r>
      <w:r>
        <w:rPr>
          <w:i/>
          <w:iCs/>
        </w:rPr>
        <w:t>Journal of the Royal Statistical Society: Series B (Methodological)</w:t>
      </w:r>
      <w:r>
        <w:t xml:space="preserve">, </w:t>
      </w:r>
      <w:r>
        <w:rPr>
          <w:i/>
          <w:iCs/>
        </w:rPr>
        <w:t>57</w:t>
      </w:r>
      <w:r>
        <w:t>(1), 289–300. https://doi.org/10.1111/j.2517-6161.1995.tb02031.x</w:t>
      </w:r>
    </w:p>
    <w:p w14:paraId="6AE5B851" w14:textId="77777777" w:rsidR="00B12D80" w:rsidRDefault="00B12D80" w:rsidP="00B12D80">
      <w:pPr>
        <w:pStyle w:val="Bibliography"/>
        <w:ind w:left="720" w:hanging="720"/>
      </w:pPr>
      <w:r>
        <w:t xml:space="preserve">Besançon, L., Bezerianos, A., Dragicevic, P., Isenberg, P., &amp; Jansen, Y. (2021). </w:t>
      </w:r>
      <w:r>
        <w:rPr>
          <w:i/>
          <w:iCs/>
        </w:rPr>
        <w:t>Publishing Visualization Studies as Registered Reports: Expected Benefits and Researchers’ Attitudes</w:t>
      </w:r>
      <w:r>
        <w:t>. https://doi.org/10.31219/osf.io/3z7kx</w:t>
      </w:r>
    </w:p>
    <w:p w14:paraId="09DCE4C7" w14:textId="77777777" w:rsidR="00B12D80" w:rsidRDefault="00B12D80" w:rsidP="00B12D80">
      <w:pPr>
        <w:pStyle w:val="Bibliography"/>
        <w:ind w:left="720" w:hanging="720"/>
      </w:pPr>
      <w:r>
        <w:t xml:space="preserve">Bottesini, J. G., Chambers, C. D., Howard, A., Lucas, R. E., Moore, D. A., Sbarra, D., Tackett, J. L., &amp; Syed, M. (2025). Peer Community in Psychology: A platform for peer review of preprints across psychology. </w:t>
      </w:r>
      <w:r>
        <w:rPr>
          <w:i/>
          <w:iCs/>
        </w:rPr>
        <w:t>PsyArXiv</w:t>
      </w:r>
      <w:r>
        <w:t>. https://doi.org/10.31234/osf.io/m456e_v1</w:t>
      </w:r>
    </w:p>
    <w:p w14:paraId="7A4168C0" w14:textId="77777777" w:rsidR="00B12D80" w:rsidRDefault="00B12D80" w:rsidP="00B12D80">
      <w:pPr>
        <w:pStyle w:val="Bibliography"/>
        <w:ind w:left="720" w:hanging="720"/>
      </w:pPr>
      <w:r>
        <w:t xml:space="preserve">Boutron, I., Dechartres, A., Baron, G., Li, J., &amp; Ravaud, P. (2016). Sharing of Data From Industry-Funded Registered Clinical Trials. </w:t>
      </w:r>
      <w:r>
        <w:rPr>
          <w:i/>
          <w:iCs/>
        </w:rPr>
        <w:t>JAMA</w:t>
      </w:r>
      <w:r>
        <w:t xml:space="preserve">, </w:t>
      </w:r>
      <w:r>
        <w:rPr>
          <w:i/>
          <w:iCs/>
        </w:rPr>
        <w:t>315</w:t>
      </w:r>
      <w:r>
        <w:t>(24), 2729–2730. https://doi.org/10.1001/jama.2016.6310</w:t>
      </w:r>
    </w:p>
    <w:p w14:paraId="3A5C9260" w14:textId="77777777" w:rsidR="00B12D80" w:rsidRDefault="00B12D80" w:rsidP="00B12D80">
      <w:pPr>
        <w:pStyle w:val="Bibliography"/>
        <w:ind w:left="720" w:hanging="720"/>
      </w:pPr>
      <w:r>
        <w:t xml:space="preserve">Chambers, C. D. (2013). Registered Reports: A new publishing initiative at Cortex. </w:t>
      </w:r>
      <w:r>
        <w:rPr>
          <w:i/>
          <w:iCs/>
        </w:rPr>
        <w:t>Cortex</w:t>
      </w:r>
      <w:r>
        <w:t xml:space="preserve">, </w:t>
      </w:r>
      <w:r>
        <w:rPr>
          <w:i/>
          <w:iCs/>
        </w:rPr>
        <w:t>49</w:t>
      </w:r>
      <w:r>
        <w:t>(3), 609–610. https://doi.org/10.1016/j.cortex.2012.12.016</w:t>
      </w:r>
    </w:p>
    <w:p w14:paraId="0C6833D6" w14:textId="77777777" w:rsidR="00B12D80" w:rsidRDefault="00B12D80" w:rsidP="00B12D80">
      <w:pPr>
        <w:pStyle w:val="Bibliography"/>
        <w:ind w:left="720" w:hanging="720"/>
      </w:pPr>
      <w:r>
        <w:t xml:space="preserve">Chambers, C. D., &amp; Tzavella, L. (2022). The past, present and future of Registered Reports. </w:t>
      </w:r>
      <w:r>
        <w:rPr>
          <w:i/>
          <w:iCs/>
        </w:rPr>
        <w:t>Nature Human Behaviour</w:t>
      </w:r>
      <w:r>
        <w:t xml:space="preserve">, </w:t>
      </w:r>
      <w:r>
        <w:rPr>
          <w:i/>
          <w:iCs/>
        </w:rPr>
        <w:t>6</w:t>
      </w:r>
      <w:r>
        <w:t>, 29–42. https://doi.org/10.1038/s41562-021-01193-7</w:t>
      </w:r>
    </w:p>
    <w:p w14:paraId="14994CBF" w14:textId="77777777" w:rsidR="00B12D80" w:rsidRDefault="00B12D80" w:rsidP="00B12D80">
      <w:pPr>
        <w:pStyle w:val="Bibliography"/>
        <w:ind w:left="720" w:hanging="720"/>
      </w:pPr>
      <w:r>
        <w:t xml:space="preserve">Champely, S., Ekstrom, C., Dalgaard, P., Gill, J., Weibelzahl, S., Anandkumar, A., Ford, C., Volcic, R., &amp; Rosario, H. D. (2020). </w:t>
      </w:r>
      <w:r>
        <w:rPr>
          <w:i/>
          <w:iCs/>
        </w:rPr>
        <w:t>pwr: Basic Functions for Power Analysis</w:t>
      </w:r>
      <w:r>
        <w:t xml:space="preserve"> (Version 1.3-0) [Computer software]. https://cran.r-project.org/web/packages/pwr/</w:t>
      </w:r>
    </w:p>
    <w:p w14:paraId="5821F11C" w14:textId="77777777" w:rsidR="00B12D80" w:rsidRDefault="00B12D80" w:rsidP="00B12D80">
      <w:pPr>
        <w:pStyle w:val="Bibliography"/>
        <w:ind w:left="720" w:hanging="720"/>
      </w:pPr>
      <w:r>
        <w:t xml:space="preserve">Claesen, A., Gomes, S., Tuerlinckx, F., &amp; Vanpaemel, W. (2021). Comparing dream to reality: An assessment of adherence of the first generation of preregistered studies. </w:t>
      </w:r>
      <w:r>
        <w:rPr>
          <w:i/>
          <w:iCs/>
        </w:rPr>
        <w:t>Royal Society Open Science</w:t>
      </w:r>
      <w:r>
        <w:t xml:space="preserve">, </w:t>
      </w:r>
      <w:r>
        <w:rPr>
          <w:i/>
          <w:iCs/>
        </w:rPr>
        <w:t>8</w:t>
      </w:r>
      <w:r>
        <w:t>(10), 211037. https://doi.org/10.1098/rsos.211037</w:t>
      </w:r>
    </w:p>
    <w:p w14:paraId="292BA214" w14:textId="77777777" w:rsidR="00B12D80" w:rsidRDefault="00B12D80" w:rsidP="00B12D80">
      <w:pPr>
        <w:pStyle w:val="Bibliography"/>
        <w:ind w:left="720" w:hanging="720"/>
      </w:pPr>
      <w:r>
        <w:t xml:space="preserve">Comtois, D. (2022). </w:t>
      </w:r>
      <w:r>
        <w:rPr>
          <w:i/>
          <w:iCs/>
        </w:rPr>
        <w:t>summarytools: Tools to Quickly and Neatly Summarize Data</w:t>
      </w:r>
      <w:r>
        <w:t xml:space="preserve"> [Computer software]. R package version 1.0.1. https://CRAN.R-project.org/package=summarytools</w:t>
      </w:r>
    </w:p>
    <w:p w14:paraId="09F5AA1E" w14:textId="77777777" w:rsidR="00B12D80" w:rsidRDefault="00B12D80" w:rsidP="00B12D80">
      <w:pPr>
        <w:pStyle w:val="Bibliography"/>
        <w:ind w:left="720" w:hanging="720"/>
      </w:pPr>
      <w:r>
        <w:t xml:space="preserve">Corker, K., Waltman, L., &amp; Coates, J. (2024). </w:t>
      </w:r>
      <w:r>
        <w:rPr>
          <w:i/>
          <w:iCs/>
        </w:rPr>
        <w:t>Understanding the publish-review-curate (PRC) model of scholarly communication</w:t>
      </w:r>
      <w:r>
        <w:t>. MetaArXiv. https://doi.org/10.31222/osf.io/h7swt</w:t>
      </w:r>
    </w:p>
    <w:p w14:paraId="308BF400" w14:textId="77777777" w:rsidR="00B12D80" w:rsidRDefault="00B12D80" w:rsidP="00B12D80">
      <w:pPr>
        <w:pStyle w:val="Bibliography"/>
        <w:ind w:left="720" w:hanging="720"/>
      </w:pPr>
      <w:r>
        <w:t xml:space="preserve">Davis-Kean, P. E., Ellis, A., &amp; Syed, M. (2024). Registered Reports with secondary developmental data: Introduction to the special issue. </w:t>
      </w:r>
      <w:r>
        <w:rPr>
          <w:i/>
          <w:iCs/>
        </w:rPr>
        <w:t>Infant and Child Development</w:t>
      </w:r>
      <w:r>
        <w:t xml:space="preserve">, </w:t>
      </w:r>
      <w:r>
        <w:rPr>
          <w:i/>
          <w:iCs/>
        </w:rPr>
        <w:t>33</w:t>
      </w:r>
      <w:r>
        <w:t>(2), e2506. https://doi.org/10.1002/icd.2506</w:t>
      </w:r>
    </w:p>
    <w:p w14:paraId="041C7933" w14:textId="77777777" w:rsidR="00B12D80" w:rsidRDefault="00B12D80" w:rsidP="00B12D80">
      <w:pPr>
        <w:pStyle w:val="Bibliography"/>
        <w:ind w:left="720" w:hanging="720"/>
      </w:pPr>
      <w:r>
        <w:t xml:space="preserve">Ditroilo, M., Mesquida, C., Abt, G., &amp; Lakens, D. (2025). Exploratory research in sport and exercise science: Perceptions, challenges, and recommendations. </w:t>
      </w:r>
      <w:r>
        <w:rPr>
          <w:i/>
          <w:iCs/>
        </w:rPr>
        <w:t>Journal of Sports Sciences</w:t>
      </w:r>
      <w:r>
        <w:t xml:space="preserve">, </w:t>
      </w:r>
      <w:r>
        <w:rPr>
          <w:i/>
          <w:iCs/>
        </w:rPr>
        <w:t>43</w:t>
      </w:r>
      <w:r>
        <w:t>(12), 1108–1120. https://doi.org/10.1080/02640414.2025.2486871</w:t>
      </w:r>
    </w:p>
    <w:p w14:paraId="53623ACB" w14:textId="77777777" w:rsidR="00B12D80" w:rsidRDefault="00B12D80" w:rsidP="00B12D80">
      <w:pPr>
        <w:pStyle w:val="Bibliography"/>
        <w:ind w:left="720" w:hanging="720"/>
      </w:pPr>
      <w:r>
        <w:t xml:space="preserve">Elson, M., Hussey, I., Clarke, B., Norwood, S. F., Grinschgl, S., Arslan, R. C., Wilkinson, J., Page, M., Cristea, I., Cuijpers, P., Vazire, S., DeVito, N. J., &amp; Cummins, J. (2026). </w:t>
      </w:r>
      <w:r>
        <w:rPr>
          <w:i/>
          <w:iCs/>
        </w:rPr>
        <w:t>Against anonymising meta-scientific data</w:t>
      </w:r>
      <w:r>
        <w:t xml:space="preserve"> (6eyjf_v1). PsyArXiv. https://osf.io/preprints/psyarxiv/6eyjf_v1/</w:t>
      </w:r>
    </w:p>
    <w:p w14:paraId="7A767075" w14:textId="77777777" w:rsidR="00B12D80" w:rsidRDefault="00B12D80" w:rsidP="00B12D80">
      <w:pPr>
        <w:pStyle w:val="Bibliography"/>
        <w:ind w:left="720" w:hanging="720"/>
      </w:pPr>
      <w:r>
        <w:lastRenderedPageBreak/>
        <w:t xml:space="preserve">Feest, U., &amp; Devezer, B. (2025, January). </w:t>
      </w:r>
      <w:r>
        <w:rPr>
          <w:i/>
          <w:iCs/>
        </w:rPr>
        <w:t>Toward a More Accurate Notion of Exploratory Research (And Why it Matters)</w:t>
      </w:r>
      <w:r>
        <w:t xml:space="preserve"> [Preprint]. https://philsci-archive.pitt.edu/24482/</w:t>
      </w:r>
    </w:p>
    <w:p w14:paraId="2CC53C3B" w14:textId="77777777" w:rsidR="00B12D80" w:rsidRDefault="00B12D80" w:rsidP="00B12D80">
      <w:pPr>
        <w:pStyle w:val="Bibliography"/>
        <w:ind w:left="720" w:hanging="720"/>
      </w:pPr>
      <w:r>
        <w:t xml:space="preserve">Gamer, M., Lemon, J., Fellows, I., &amp; Singh, P. (2026). </w:t>
      </w:r>
      <w:r>
        <w:rPr>
          <w:i/>
          <w:iCs/>
        </w:rPr>
        <w:t>irr: Various Coefficients of Interrater Reliability and Agreement</w:t>
      </w:r>
      <w:r>
        <w:t xml:space="preserve"> (Version 0.85) [Computer software]. https://cran.r-project.org/web/packages/irr/index.html</w:t>
      </w:r>
    </w:p>
    <w:p w14:paraId="25A46380" w14:textId="77777777" w:rsidR="00B12D80" w:rsidRDefault="00B12D80" w:rsidP="00B12D80">
      <w:pPr>
        <w:pStyle w:val="Bibliography"/>
        <w:ind w:left="720" w:hanging="720"/>
      </w:pPr>
      <w:r>
        <w:t xml:space="preserve">Gelman, A., &amp; Loken, E. (2013). </w:t>
      </w:r>
      <w:r>
        <w:rPr>
          <w:i/>
          <w:iCs/>
        </w:rPr>
        <w:t>The garden of forking paths: Why multiple comparisons can be a problem, even when there is no “ﬁshing expedition” or “p-hacking” and the research hypothesis was posited ahead of time</w:t>
      </w:r>
      <w:r>
        <w:t>. https://sites.stat.columbia.edu/gelman/research/unpublished/</w:t>
      </w:r>
    </w:p>
    <w:p w14:paraId="2E89E497" w14:textId="77777777" w:rsidR="00B12D80" w:rsidRDefault="00B12D80" w:rsidP="00B12D80">
      <w:pPr>
        <w:pStyle w:val="Bibliography"/>
        <w:ind w:left="720" w:hanging="720"/>
      </w:pPr>
      <w:r>
        <w:t xml:space="preserve">Goldin-Meadow, S. (2016). Why Preregistration Makes Me Nervous. </w:t>
      </w:r>
      <w:r>
        <w:rPr>
          <w:i/>
          <w:iCs/>
        </w:rPr>
        <w:t>APS Observer</w:t>
      </w:r>
      <w:r>
        <w:t xml:space="preserve">, </w:t>
      </w:r>
      <w:r>
        <w:rPr>
          <w:i/>
          <w:iCs/>
        </w:rPr>
        <w:t>29</w:t>
      </w:r>
      <w:r>
        <w:t>. https://www.psychologicalscience.org/observer/why-preregistration-makes-me-nervous</w:t>
      </w:r>
    </w:p>
    <w:p w14:paraId="7B134C72" w14:textId="77777777" w:rsidR="00B12D80" w:rsidRDefault="00B12D80" w:rsidP="00B12D80">
      <w:pPr>
        <w:pStyle w:val="Bibliography"/>
        <w:ind w:left="720" w:hanging="720"/>
      </w:pPr>
      <w:r>
        <w:t xml:space="preserve">Gregg, M., Datta, S., &amp; Lorenz, D. (2022). </w:t>
      </w:r>
      <w:r>
        <w:rPr>
          <w:i/>
          <w:iCs/>
        </w:rPr>
        <w:t>htestClust: Reweighted Marginal Hypothesis Tests for Clustered Data</w:t>
      </w:r>
      <w:r>
        <w:t xml:space="preserve"> (Version 0.2.2) [Computer software]. https://cran.r-project.org/web/packages/htestClust/index.html</w:t>
      </w:r>
    </w:p>
    <w:p w14:paraId="2E689838" w14:textId="77777777" w:rsidR="00B12D80" w:rsidRDefault="00B12D80" w:rsidP="00B12D80">
      <w:pPr>
        <w:pStyle w:val="Bibliography"/>
        <w:ind w:left="720" w:hanging="720"/>
      </w:pPr>
      <w:r>
        <w:t xml:space="preserve">Haddaway, N. R., Page, M. J., Pritchard, C. C., &amp; McGuinness, L. A. (2022). </w:t>
      </w:r>
      <w:r>
        <w:rPr>
          <w:i/>
          <w:iCs/>
        </w:rPr>
        <w:t>PRISMA2020</w:t>
      </w:r>
      <w:r>
        <w:t>: An R package and Shiny app for producing PRISMA 2020</w:t>
      </w:r>
      <w:r>
        <w:rPr>
          <w:rFonts w:ascii="Cambria Math" w:hAnsi="Cambria Math" w:cs="Cambria Math"/>
        </w:rPr>
        <w:t>‐</w:t>
      </w:r>
      <w:r>
        <w:t xml:space="preserve">compliant flow diagrams, with interactivity for optimised digital transparency and Open Synthesis. </w:t>
      </w:r>
      <w:r>
        <w:rPr>
          <w:i/>
          <w:iCs/>
        </w:rPr>
        <w:t>Campbell Systematic Reviews</w:t>
      </w:r>
      <w:r>
        <w:t xml:space="preserve">, </w:t>
      </w:r>
      <w:r>
        <w:rPr>
          <w:i/>
          <w:iCs/>
        </w:rPr>
        <w:t>18</w:t>
      </w:r>
      <w:r>
        <w:t>(2), e1230. https://doi.org/10.1002/cl2.1230</w:t>
      </w:r>
    </w:p>
    <w:p w14:paraId="7DA457E9" w14:textId="77777777" w:rsidR="00B12D80" w:rsidRDefault="00B12D80" w:rsidP="00B12D80">
      <w:pPr>
        <w:pStyle w:val="Bibliography"/>
        <w:ind w:left="720" w:hanging="720"/>
      </w:pPr>
      <w:r>
        <w:t xml:space="preserve">Head, M. L., Holman, L., Lanfear, R., Kahn, A. T., &amp; Jennions, M. D. (2015). The Extent and Consequences of P-Hacking in Science. </w:t>
      </w:r>
      <w:r>
        <w:rPr>
          <w:i/>
          <w:iCs/>
        </w:rPr>
        <w:t>PLOS Biology</w:t>
      </w:r>
      <w:r>
        <w:t xml:space="preserve">, </w:t>
      </w:r>
      <w:r>
        <w:rPr>
          <w:i/>
          <w:iCs/>
        </w:rPr>
        <w:t>13</w:t>
      </w:r>
      <w:r>
        <w:t>(3), e1002106. https://doi.org/10.1371/journal.pbio.1002106</w:t>
      </w:r>
    </w:p>
    <w:p w14:paraId="24CD6EFF" w14:textId="77777777" w:rsidR="00B12D80" w:rsidRDefault="00B12D80" w:rsidP="00B12D80">
      <w:pPr>
        <w:pStyle w:val="Bibliography"/>
        <w:ind w:left="720" w:hanging="720"/>
      </w:pPr>
      <w:r>
        <w:t xml:space="preserve">Karhulahti, V.-M., Branney, P., Siutila, M., &amp; Syed, M. (2023). A primer for choosing, designing and evaluating registered reports for qualitative methods. </w:t>
      </w:r>
      <w:r>
        <w:rPr>
          <w:i/>
          <w:iCs/>
        </w:rPr>
        <w:t>Open Research Europe</w:t>
      </w:r>
      <w:r>
        <w:t xml:space="preserve">, </w:t>
      </w:r>
      <w:r>
        <w:rPr>
          <w:i/>
          <w:iCs/>
        </w:rPr>
        <w:t>3</w:t>
      </w:r>
      <w:r>
        <w:t>, 22. https://doi.org/10.12688/openreseurope.15532.2</w:t>
      </w:r>
    </w:p>
    <w:p w14:paraId="7827EF18" w14:textId="77777777" w:rsidR="00B12D80" w:rsidRDefault="00B12D80" w:rsidP="00B12D80">
      <w:pPr>
        <w:pStyle w:val="Bibliography"/>
        <w:ind w:left="720" w:hanging="720"/>
      </w:pPr>
      <w:r>
        <w:t xml:space="preserve">Kathawalla, U.-K., &amp; Syed, M. (2021). Discrimination, Life Stress, and Mental Health Among Muslims: A Preregistered Systematic Review and Meta-Analysis. </w:t>
      </w:r>
      <w:r>
        <w:rPr>
          <w:i/>
          <w:iCs/>
        </w:rPr>
        <w:t>Collabra: Psychology</w:t>
      </w:r>
      <w:r>
        <w:t xml:space="preserve">, </w:t>
      </w:r>
      <w:r>
        <w:rPr>
          <w:i/>
          <w:iCs/>
        </w:rPr>
        <w:t>7</w:t>
      </w:r>
      <w:r>
        <w:t>(1), 28248. https://doi.org/10.1525/collabra.28248</w:t>
      </w:r>
    </w:p>
    <w:p w14:paraId="2F0C7058" w14:textId="77777777" w:rsidR="00B12D80" w:rsidRDefault="00B12D80" w:rsidP="00B12D80">
      <w:pPr>
        <w:pStyle w:val="Bibliography"/>
        <w:ind w:left="720" w:hanging="720"/>
      </w:pPr>
      <w:r>
        <w:t xml:space="preserve">Kerr, N. L. (1998). HARKing: Hypothesizing After the Results are Known. </w:t>
      </w:r>
      <w:r>
        <w:rPr>
          <w:i/>
          <w:iCs/>
        </w:rPr>
        <w:t>Personality and Social Psychology Review</w:t>
      </w:r>
      <w:r>
        <w:t xml:space="preserve">, </w:t>
      </w:r>
      <w:r>
        <w:rPr>
          <w:i/>
          <w:iCs/>
        </w:rPr>
        <w:t>2</w:t>
      </w:r>
      <w:r>
        <w:t>(3), 196–217. https://doi.org/10.1207/s15327957pspr0203_4</w:t>
      </w:r>
    </w:p>
    <w:p w14:paraId="0B3EA6EE" w14:textId="77777777" w:rsidR="00B12D80" w:rsidRDefault="00B12D80" w:rsidP="00B12D80">
      <w:pPr>
        <w:pStyle w:val="Bibliography"/>
        <w:ind w:left="720" w:hanging="720"/>
      </w:pPr>
      <w:r>
        <w:t xml:space="preserve">Lakens, D. (2019). The value of preregistration for psychological science: A conceptual analysis. </w:t>
      </w:r>
      <w:r>
        <w:rPr>
          <w:i/>
          <w:iCs/>
        </w:rPr>
        <w:t>Japanese Psychological Review</w:t>
      </w:r>
      <w:r>
        <w:t xml:space="preserve">, </w:t>
      </w:r>
      <w:r>
        <w:rPr>
          <w:i/>
          <w:iCs/>
        </w:rPr>
        <w:t>62</w:t>
      </w:r>
      <w:r>
        <w:t>(3), 221–230. https://doi.org/10.31234/osf.io/jbh4w</w:t>
      </w:r>
    </w:p>
    <w:p w14:paraId="7D96AC75" w14:textId="77777777" w:rsidR="00B12D80" w:rsidRDefault="00B12D80" w:rsidP="00B12D80">
      <w:pPr>
        <w:pStyle w:val="Bibliography"/>
        <w:ind w:left="720" w:hanging="720"/>
      </w:pPr>
      <w:r>
        <w:t xml:space="preserve">Liu, Z., Wang, X. T. (XiaoTian), Wang, Z., Yan, W., &amp; Hu, M. (2025). Registered reports in psychology across scholarly citations and public dissemination: A comparative metaevaluation of more than a decade of practice. </w:t>
      </w:r>
      <w:r>
        <w:rPr>
          <w:i/>
          <w:iCs/>
        </w:rPr>
        <w:t>American Psychologist</w:t>
      </w:r>
      <w:r>
        <w:t>. https://doi.org/10.1037/amp0001503</w:t>
      </w:r>
    </w:p>
    <w:p w14:paraId="186306F5" w14:textId="77777777" w:rsidR="00B12D80" w:rsidRDefault="00B12D80" w:rsidP="00B12D80">
      <w:pPr>
        <w:pStyle w:val="Bibliography"/>
        <w:ind w:left="720" w:hanging="720"/>
      </w:pPr>
      <w:r>
        <w:t xml:space="preserve">Mangiafico, S. (2026). </w:t>
      </w:r>
      <w:r>
        <w:rPr>
          <w:i/>
          <w:iCs/>
        </w:rPr>
        <w:t>rcompanion: Functions to Support Extension Education Program Evaluation</w:t>
      </w:r>
      <w:r>
        <w:t xml:space="preserve"> (Version 2.5.4) [Computer software]. https://cran.r-project.org/web/packages/rcompanion/index.html</w:t>
      </w:r>
    </w:p>
    <w:p w14:paraId="2A0EA19F" w14:textId="77777777" w:rsidR="00B12D80" w:rsidRDefault="00B12D80" w:rsidP="00B12D80">
      <w:pPr>
        <w:pStyle w:val="Bibliography"/>
        <w:ind w:left="720" w:hanging="720"/>
      </w:pPr>
      <w:r>
        <w:t xml:space="preserve">McDermott, R. (2022). Breaking free: How preregistration hurts scholars and science. </w:t>
      </w:r>
      <w:r>
        <w:rPr>
          <w:i/>
          <w:iCs/>
        </w:rPr>
        <w:t>Politics and the Life Sciences</w:t>
      </w:r>
      <w:r>
        <w:t xml:space="preserve">, </w:t>
      </w:r>
      <w:r>
        <w:rPr>
          <w:i/>
          <w:iCs/>
        </w:rPr>
        <w:t>41</w:t>
      </w:r>
      <w:r>
        <w:t>(1), 55–59. https://doi.org/10.1017/pls.2022.4</w:t>
      </w:r>
    </w:p>
    <w:p w14:paraId="0E5B2895" w14:textId="77777777" w:rsidR="00B12D80" w:rsidRDefault="00B12D80" w:rsidP="00B12D80">
      <w:pPr>
        <w:pStyle w:val="Bibliography"/>
        <w:ind w:left="720" w:hanging="720"/>
      </w:pPr>
      <w:r>
        <w:t xml:space="preserve">McIntosh, R. D. (2017). Exploratory reports: A new article type for Cortex. </w:t>
      </w:r>
      <w:r>
        <w:rPr>
          <w:i/>
          <w:iCs/>
        </w:rPr>
        <w:t>Cortex</w:t>
      </w:r>
      <w:r>
        <w:t xml:space="preserve">, </w:t>
      </w:r>
      <w:r>
        <w:rPr>
          <w:i/>
          <w:iCs/>
        </w:rPr>
        <w:t>96</w:t>
      </w:r>
      <w:r>
        <w:t>, A1–A4. https://doi.org/10.1016/j.cortex.2017.07.014</w:t>
      </w:r>
    </w:p>
    <w:p w14:paraId="5A308B1C" w14:textId="77777777" w:rsidR="00B12D80" w:rsidRDefault="00B12D80" w:rsidP="00B12D80">
      <w:pPr>
        <w:pStyle w:val="Bibliography"/>
        <w:ind w:left="720" w:hanging="720"/>
      </w:pPr>
      <w:r>
        <w:t xml:space="preserve">MetaROR. (n.d.). About MetaROR. </w:t>
      </w:r>
      <w:r>
        <w:rPr>
          <w:i/>
          <w:iCs/>
        </w:rPr>
        <w:t>MetaROR</w:t>
      </w:r>
      <w:r>
        <w:t>. Retrieved November 28, 2025, from https://metaror.org/about-metaror/</w:t>
      </w:r>
    </w:p>
    <w:p w14:paraId="135586BE" w14:textId="77777777" w:rsidR="00B12D80" w:rsidRDefault="00B12D80" w:rsidP="00B12D80">
      <w:pPr>
        <w:pStyle w:val="Bibliography"/>
        <w:ind w:left="720" w:hanging="720"/>
      </w:pPr>
      <w:r>
        <w:t xml:space="preserve">Montoya, A. K., Krenzer, W. L. D., &amp; Fossum, J. L. (2021). Opening the door to registered reports: Census of journals publishing registered reports (2013–2020). </w:t>
      </w:r>
      <w:r>
        <w:rPr>
          <w:i/>
          <w:iCs/>
        </w:rPr>
        <w:t>Collabra: Psychology</w:t>
      </w:r>
      <w:r>
        <w:t xml:space="preserve">, </w:t>
      </w:r>
      <w:r>
        <w:rPr>
          <w:i/>
          <w:iCs/>
        </w:rPr>
        <w:t>7</w:t>
      </w:r>
      <w:r>
        <w:t>(1), 24404. https://doi.org/10.1525/collabra.24404</w:t>
      </w:r>
    </w:p>
    <w:p w14:paraId="531EEB22" w14:textId="77777777" w:rsidR="00B12D80" w:rsidRDefault="00B12D80" w:rsidP="00B12D80">
      <w:pPr>
        <w:pStyle w:val="Bibliography"/>
        <w:ind w:left="720" w:hanging="720"/>
      </w:pPr>
      <w:r>
        <w:lastRenderedPageBreak/>
        <w:t xml:space="preserve">Munafò, M. R., Nosek, B. A., Bishop, D. V. M., Button, K. S., Chambers, C. D., Percie du Sert, N., Simonsohn, U., Wagenmakers, E.-J., Ware, J. J., &amp; Ioannidis, J. P. A. (2017). A manifesto for reproducible science. </w:t>
      </w:r>
      <w:r>
        <w:rPr>
          <w:i/>
          <w:iCs/>
        </w:rPr>
        <w:t>Nature Human Behaviour</w:t>
      </w:r>
      <w:r>
        <w:t xml:space="preserve">, </w:t>
      </w:r>
      <w:r>
        <w:rPr>
          <w:i/>
          <w:iCs/>
        </w:rPr>
        <w:t>1</w:t>
      </w:r>
      <w:r>
        <w:t>(1), Article 1. https://doi.org/10.1038/s41562-016-0021</w:t>
      </w:r>
    </w:p>
    <w:p w14:paraId="642F5576" w14:textId="77777777" w:rsidR="00B12D80" w:rsidRDefault="00B12D80" w:rsidP="00B12D80">
      <w:pPr>
        <w:pStyle w:val="Bibliography"/>
        <w:ind w:left="720" w:hanging="720"/>
      </w:pPr>
      <w:r>
        <w:t xml:space="preserve">Nosek, B. A., Ebersole, C. R., DeHaven, A. C., &amp; Mellor, D. T. (2018). The preregistration revolution. </w:t>
      </w:r>
      <w:r>
        <w:rPr>
          <w:i/>
          <w:iCs/>
        </w:rPr>
        <w:t>Proceedings of the National Academy of Sciences</w:t>
      </w:r>
      <w:r>
        <w:t xml:space="preserve">, </w:t>
      </w:r>
      <w:r>
        <w:rPr>
          <w:i/>
          <w:iCs/>
        </w:rPr>
        <w:t>115</w:t>
      </w:r>
      <w:r>
        <w:t>(11), 2600–2606. (world). https://doi.org/10.1073/pnas.1708274114</w:t>
      </w:r>
    </w:p>
    <w:p w14:paraId="06EE6F1B" w14:textId="77777777" w:rsidR="00B12D80" w:rsidRDefault="00B12D80" w:rsidP="00B12D80">
      <w:pPr>
        <w:pStyle w:val="Bibliography"/>
        <w:ind w:left="720" w:hanging="720"/>
      </w:pPr>
      <w:r>
        <w:t xml:space="preserve">Nosek, B. A., &amp; Lakens, D. (2014). Registered reports: A method to increase the credibility of published results. </w:t>
      </w:r>
      <w:r>
        <w:rPr>
          <w:i/>
          <w:iCs/>
        </w:rPr>
        <w:t>Social Psychology</w:t>
      </w:r>
      <w:r>
        <w:t xml:space="preserve">, </w:t>
      </w:r>
      <w:r>
        <w:rPr>
          <w:i/>
          <w:iCs/>
        </w:rPr>
        <w:t>45</w:t>
      </w:r>
      <w:r>
        <w:t>(3), 137–141. https://doi.org/10.1027/1864-9335/a000192</w:t>
      </w:r>
    </w:p>
    <w:p w14:paraId="04290D1E" w14:textId="77777777" w:rsidR="00B12D80" w:rsidRDefault="00B12D80" w:rsidP="00B12D80">
      <w:pPr>
        <w:pStyle w:val="Bibliography"/>
        <w:ind w:left="720" w:hanging="720"/>
      </w:pPr>
      <w:r>
        <w:t xml:space="preserve">O’Mahony, A. (2023). </w:t>
      </w:r>
      <w:r>
        <w:rPr>
          <w:i/>
          <w:iCs/>
        </w:rPr>
        <w:t>Comparative Analysis of Registered Reports and Standard Research Literature final copy</w:t>
      </w:r>
      <w:r>
        <w:t xml:space="preserve"> [Dissertation, Cardiff University]. https://orca.cardiff.ac.uk/id/eprint/167686</w:t>
      </w:r>
    </w:p>
    <w:p w14:paraId="35E8F51E" w14:textId="77777777" w:rsidR="00B12D80" w:rsidRDefault="00B12D80" w:rsidP="00B12D80">
      <w:pPr>
        <w:pStyle w:val="Bibliography"/>
        <w:ind w:left="720" w:hanging="720"/>
      </w:pPr>
      <w:r>
        <w:t xml:space="preserve">Posit Team. (2026). </w:t>
      </w:r>
      <w:r>
        <w:rPr>
          <w:i/>
          <w:iCs/>
        </w:rPr>
        <w:t>Rstudio: Integrated development environment for R</w:t>
      </w:r>
      <w:r>
        <w:t xml:space="preserve"> [Computer software]. Posit Software, PBC. http://www.posit.co/</w:t>
      </w:r>
    </w:p>
    <w:p w14:paraId="451042BC" w14:textId="77777777" w:rsidR="00B12D80" w:rsidRDefault="00B12D80" w:rsidP="00B12D80">
      <w:pPr>
        <w:pStyle w:val="Bibliography"/>
        <w:ind w:left="720" w:hanging="720"/>
      </w:pPr>
      <w:r>
        <w:t xml:space="preserve">R Core Team. (2024). </w:t>
      </w:r>
      <w:r>
        <w:rPr>
          <w:i/>
          <w:iCs/>
        </w:rPr>
        <w:t>R: A language and environment for statistical computing</w:t>
      </w:r>
      <w:r>
        <w:t xml:space="preserve"> [Computer software]. R Foundation for Statistical Computing. https://www.R-project.org/</w:t>
      </w:r>
    </w:p>
    <w:p w14:paraId="1BDD010A" w14:textId="77777777" w:rsidR="00B12D80" w:rsidRDefault="00B12D80" w:rsidP="00B12D80">
      <w:pPr>
        <w:pStyle w:val="Bibliography"/>
        <w:ind w:left="720" w:hanging="720"/>
      </w:pPr>
      <w:r>
        <w:t xml:space="preserve">Sassenhagen, J., &amp; Bornkessel-Schlesewsky, I. (2015). The P600 as a correlate of ventral attention network reorientation. </w:t>
      </w:r>
      <w:r>
        <w:rPr>
          <w:i/>
          <w:iCs/>
        </w:rPr>
        <w:t>Cortex</w:t>
      </w:r>
      <w:r>
        <w:t xml:space="preserve">, </w:t>
      </w:r>
      <w:r>
        <w:rPr>
          <w:i/>
          <w:iCs/>
        </w:rPr>
        <w:t>66</w:t>
      </w:r>
      <w:r>
        <w:t>, A3–A20. https://doi.org/10.1016/j.cortex.2014.12.019</w:t>
      </w:r>
    </w:p>
    <w:p w14:paraId="087D8ED7" w14:textId="77777777" w:rsidR="00B12D80" w:rsidRDefault="00B12D80" w:rsidP="00B12D80">
      <w:pPr>
        <w:pStyle w:val="Bibliography"/>
        <w:ind w:left="720" w:hanging="720"/>
      </w:pPr>
      <w:r>
        <w:t xml:space="preserve">Scheel, A. M., Schijen, M. R. M. J., &amp; Lakens, D. (2021). An excess of positive results: Comparing the standard psychology literature with registered reports. </w:t>
      </w:r>
      <w:r>
        <w:rPr>
          <w:i/>
          <w:iCs/>
        </w:rPr>
        <w:t>Advances in Methods and Practices in Psychological Science</w:t>
      </w:r>
      <w:r>
        <w:t xml:space="preserve">, </w:t>
      </w:r>
      <w:r>
        <w:rPr>
          <w:i/>
          <w:iCs/>
        </w:rPr>
        <w:t>4</w:t>
      </w:r>
      <w:r>
        <w:t>(2), 25152459211007467. https://doi.org/10.1177/25152459211007467</w:t>
      </w:r>
    </w:p>
    <w:p w14:paraId="53DD760B" w14:textId="77777777" w:rsidR="00B12D80" w:rsidRDefault="00B12D80" w:rsidP="00B12D80">
      <w:pPr>
        <w:pStyle w:val="Bibliography"/>
        <w:ind w:left="720" w:hanging="720"/>
      </w:pPr>
      <w:r>
        <w:t xml:space="preserve">Scott, S. (2013, July 25). </w:t>
      </w:r>
      <w:r>
        <w:rPr>
          <w:i/>
          <w:iCs/>
        </w:rPr>
        <w:t>Pre-registration would put science in chains</w:t>
      </w:r>
      <w:r>
        <w:t>. Times Higher Education (THE). https://www.timeshighereducation.com/comment/opinion/pre-registration-would-put-science-in-chains/2005954.article</w:t>
      </w:r>
    </w:p>
    <w:p w14:paraId="720656B7" w14:textId="77777777" w:rsidR="00B12D80" w:rsidRDefault="00B12D80" w:rsidP="00B12D80">
      <w:pPr>
        <w:pStyle w:val="Bibliography"/>
        <w:ind w:left="720" w:hanging="720"/>
      </w:pPr>
      <w:r>
        <w:t xml:space="preserve">Simmons, J. P., Nelson, L. D., &amp; Simonsohn, U. (2011). False-Positive Psychology: Undisclosed Flexibility in Data Collection and Analysis Allows Presenting Anything as Significant. </w:t>
      </w:r>
      <w:r>
        <w:rPr>
          <w:i/>
          <w:iCs/>
        </w:rPr>
        <w:t>Psychological Science</w:t>
      </w:r>
      <w:r>
        <w:t xml:space="preserve">, </w:t>
      </w:r>
      <w:r>
        <w:rPr>
          <w:i/>
          <w:iCs/>
        </w:rPr>
        <w:t>22</w:t>
      </w:r>
      <w:r>
        <w:t>(11), 1359–1366. https://doi.org/10.1177/0956797611417632</w:t>
      </w:r>
    </w:p>
    <w:p w14:paraId="783998B2" w14:textId="77777777" w:rsidR="00B12D80" w:rsidRDefault="00B12D80" w:rsidP="00B12D80">
      <w:pPr>
        <w:pStyle w:val="Bibliography"/>
        <w:ind w:left="720" w:hanging="720"/>
      </w:pPr>
      <w:r>
        <w:t xml:space="preserve">Soderberg, C. K., Errington, T. M., Schiavone, S. R., Bottesini, J., Thorn, F. S., Vazire, S., Esterling, K. M., &amp; Nosek, B. A. (2021). Initial evidence of research quality of registered reports compared with the standard publishing model. </w:t>
      </w:r>
      <w:r>
        <w:rPr>
          <w:i/>
          <w:iCs/>
        </w:rPr>
        <w:t>Nature Human Behaviour</w:t>
      </w:r>
      <w:r>
        <w:t xml:space="preserve">, </w:t>
      </w:r>
      <w:r>
        <w:rPr>
          <w:i/>
          <w:iCs/>
        </w:rPr>
        <w:t>5</w:t>
      </w:r>
      <w:r>
        <w:t>(8), 990–997. https://doi.org/10.1038/s41562-021-01142-4</w:t>
      </w:r>
    </w:p>
    <w:p w14:paraId="54A3EC5C" w14:textId="77777777" w:rsidR="00B12D80" w:rsidRDefault="00B12D80" w:rsidP="00B12D80">
      <w:pPr>
        <w:pStyle w:val="Bibliography"/>
        <w:ind w:left="720" w:hanging="720"/>
      </w:pPr>
      <w:r>
        <w:t xml:space="preserve">Srivastava, S. (2018). </w:t>
      </w:r>
      <w:r>
        <w:rPr>
          <w:i/>
          <w:iCs/>
        </w:rPr>
        <w:t>Sound Inference in Complicated Research: A Multi-Strategy Approach</w:t>
      </w:r>
      <w:r>
        <w:t xml:space="preserve"> [Preprint]. PsyArXiv. https://doi.org/10.31234/osf.io/bwr48</w:t>
      </w:r>
    </w:p>
    <w:p w14:paraId="2FAF5D77" w14:textId="77777777" w:rsidR="00B12D80" w:rsidRDefault="00B12D80" w:rsidP="00B12D80">
      <w:pPr>
        <w:pStyle w:val="Bibliography"/>
        <w:ind w:left="720" w:hanging="720"/>
      </w:pPr>
      <w:r>
        <w:t xml:space="preserve">Syed, M. (2024). Three Persistent Myths about Open Science. </w:t>
      </w:r>
      <w:r>
        <w:rPr>
          <w:i/>
          <w:iCs/>
        </w:rPr>
        <w:t>Journal of Trial and Error</w:t>
      </w:r>
      <w:r>
        <w:t>. https://doi.org/10.36850/mr11</w:t>
      </w:r>
    </w:p>
    <w:p w14:paraId="75A1621D" w14:textId="77777777" w:rsidR="00B12D80" w:rsidRDefault="00B12D80" w:rsidP="00B12D80">
      <w:pPr>
        <w:pStyle w:val="Bibliography"/>
        <w:ind w:left="720" w:hanging="720"/>
      </w:pPr>
      <w:r>
        <w:t xml:space="preserve">Syed, M., Armstrong, C., Chan, E., &amp; Person, A. (2026). </w:t>
      </w:r>
      <w:r>
        <w:rPr>
          <w:i/>
          <w:iCs/>
        </w:rPr>
        <w:t>Evaluating the claim that preregistration and registered reports restrict exploratory research</w:t>
      </w:r>
      <w:r>
        <w:t>. Lifecycle Journal. https://doi.org/10.71240/lcyc.227818</w:t>
      </w:r>
    </w:p>
    <w:p w14:paraId="4B3DE21A" w14:textId="77777777" w:rsidR="00B12D80" w:rsidRDefault="00B12D80" w:rsidP="00B12D80">
      <w:pPr>
        <w:pStyle w:val="Bibliography"/>
        <w:ind w:left="720" w:hanging="720"/>
      </w:pPr>
      <w:r>
        <w:t xml:space="preserve">Syed, M., &amp; Nelson, S. C. (2015). Guidelines for Establishing Reliability When Coding Narrative Data. </w:t>
      </w:r>
      <w:r>
        <w:rPr>
          <w:i/>
          <w:iCs/>
        </w:rPr>
        <w:t>Emerging Adulthood</w:t>
      </w:r>
      <w:r>
        <w:t xml:space="preserve">, </w:t>
      </w:r>
      <w:r>
        <w:rPr>
          <w:i/>
          <w:iCs/>
        </w:rPr>
        <w:t>3</w:t>
      </w:r>
      <w:r>
        <w:t>(6), 375–387. https://doi.org/10.1177/2167696815587648</w:t>
      </w:r>
    </w:p>
    <w:p w14:paraId="2017EB1F" w14:textId="77777777" w:rsidR="00B12D80" w:rsidRDefault="00B12D80" w:rsidP="00B12D80">
      <w:pPr>
        <w:pStyle w:val="Bibliography"/>
        <w:ind w:left="720" w:hanging="720"/>
      </w:pPr>
      <w:r>
        <w:t xml:space="preserve">Szollosi, A., &amp; Donkin, C. (2021). Arrested Theory Development: The Misguided Distinction Between Exploratory and Confirmatory Research. </w:t>
      </w:r>
      <w:r>
        <w:rPr>
          <w:i/>
          <w:iCs/>
        </w:rPr>
        <w:t>Perspectives on Psychological Science</w:t>
      </w:r>
      <w:r>
        <w:t>, 1745691620966796. https://doi.org/10.1177/1745691620966796</w:t>
      </w:r>
    </w:p>
    <w:p w14:paraId="50A3B869" w14:textId="77777777" w:rsidR="00B12D80" w:rsidRDefault="00B12D80" w:rsidP="00B12D80">
      <w:pPr>
        <w:pStyle w:val="Bibliography"/>
        <w:ind w:left="720" w:hanging="720"/>
      </w:pPr>
      <w:r>
        <w:t xml:space="preserve">Szollosi, A., Kellen, D., Navarro, D. J., Shiffrin, R., van Rooij, I., Van Zandt, T., &amp; Donkin, C. (2020). Is Preregistration Worthwhile? </w:t>
      </w:r>
      <w:r>
        <w:rPr>
          <w:i/>
          <w:iCs/>
        </w:rPr>
        <w:t>Trends in Cognitive Sciences</w:t>
      </w:r>
      <w:r>
        <w:t xml:space="preserve">, </w:t>
      </w:r>
      <w:r>
        <w:rPr>
          <w:i/>
          <w:iCs/>
        </w:rPr>
        <w:t>24</w:t>
      </w:r>
      <w:r>
        <w:t>(2), 94–95. https://doi.org/10.1016/j.tics.2019.11.009</w:t>
      </w:r>
    </w:p>
    <w:p w14:paraId="33E67E2B" w14:textId="77777777" w:rsidR="00B12D80" w:rsidRDefault="00B12D80" w:rsidP="00B12D80">
      <w:pPr>
        <w:pStyle w:val="Bibliography"/>
        <w:ind w:left="720" w:hanging="720"/>
      </w:pPr>
      <w:r>
        <w:t xml:space="preserve">van den Akker, O. R., van Assen, M. A. L. M., Enting, M., de Jonge, M., Ong, H. H., Rüffer, F., Schoenmakers, M., Stoevenbelt, A. H., Wicherts, J. M., &amp; Bakker, M. (2023). Selective </w:t>
      </w:r>
      <w:r>
        <w:lastRenderedPageBreak/>
        <w:t xml:space="preserve">Hypothesis Reporting in Psychology: Comparing Preregistrations and Corresponding Publications. </w:t>
      </w:r>
      <w:r>
        <w:rPr>
          <w:i/>
          <w:iCs/>
        </w:rPr>
        <w:t>Advances in Methods and Practices in Psychological Science</w:t>
      </w:r>
      <w:r>
        <w:t xml:space="preserve">, </w:t>
      </w:r>
      <w:r>
        <w:rPr>
          <w:i/>
          <w:iCs/>
        </w:rPr>
        <w:t>6</w:t>
      </w:r>
      <w:r>
        <w:t>(3), 25152459231187988. https://doi.org/10.1177/25152459231187988</w:t>
      </w:r>
    </w:p>
    <w:p w14:paraId="2C831249" w14:textId="77777777" w:rsidR="00B12D80" w:rsidRDefault="00B12D80" w:rsidP="00B12D80">
      <w:pPr>
        <w:pStyle w:val="Bibliography"/>
        <w:ind w:left="720" w:hanging="720"/>
      </w:pPr>
      <w:r>
        <w:t xml:space="preserve">Wagenmakers, E.-J., Dutilh, G., &amp; Sarafoglou, A. (2018). The creativity-verification cycle in psychological science: New methods to combat old idols. </w:t>
      </w:r>
      <w:r>
        <w:rPr>
          <w:i/>
          <w:iCs/>
        </w:rPr>
        <w:t>Perspectives on Psychological Science</w:t>
      </w:r>
      <w:r>
        <w:t xml:space="preserve">, </w:t>
      </w:r>
      <w:r>
        <w:rPr>
          <w:i/>
          <w:iCs/>
        </w:rPr>
        <w:t>13</w:t>
      </w:r>
      <w:r>
        <w:t>(4), 418–427. https://doi.org/10.1177/1745691618771357</w:t>
      </w:r>
    </w:p>
    <w:p w14:paraId="3B614C1E" w14:textId="77777777" w:rsidR="00B12D80" w:rsidRDefault="00B12D80" w:rsidP="00B12D80">
      <w:pPr>
        <w:pStyle w:val="Bibliography"/>
        <w:ind w:left="720" w:hanging="720"/>
      </w:pPr>
      <w:r>
        <w:t xml:space="preserve">Wagenmakers, E.-J., Wetzels, R., Borsboom, D., van der Maas, H. L. J., &amp; Kievit, R. A. (2012). An Agenda for Purely Confirmatory Research. </w:t>
      </w:r>
      <w:r>
        <w:rPr>
          <w:i/>
          <w:iCs/>
        </w:rPr>
        <w:t>Perspectives on Psychological Science</w:t>
      </w:r>
      <w:r>
        <w:t xml:space="preserve">, </w:t>
      </w:r>
      <w:r>
        <w:rPr>
          <w:i/>
          <w:iCs/>
        </w:rPr>
        <w:t>7</w:t>
      </w:r>
      <w:r>
        <w:t>(6), 632–638. https://doi.org/10.1177/1745691612463078</w:t>
      </w:r>
    </w:p>
    <w:p w14:paraId="1EB1ED52" w14:textId="77777777" w:rsidR="00B12D80" w:rsidRDefault="00B12D80" w:rsidP="00B12D80">
      <w:pPr>
        <w:pStyle w:val="Bibliography"/>
        <w:ind w:left="720" w:hanging="720"/>
      </w:pPr>
      <w:r>
        <w:t xml:space="preserve">Wickham, H. (2016). </w:t>
      </w:r>
      <w:r>
        <w:rPr>
          <w:i/>
          <w:iCs/>
        </w:rPr>
        <w:t>ggplot2: Elegant Graphics for Data Analysis</w:t>
      </w:r>
      <w:r>
        <w:t xml:space="preserve"> [Computer software].</w:t>
      </w:r>
    </w:p>
    <w:p w14:paraId="2AEA3523" w14:textId="77777777" w:rsidR="00B12D80" w:rsidRDefault="00B12D80" w:rsidP="00B12D80">
      <w:pPr>
        <w:pStyle w:val="Bibliography"/>
        <w:ind w:left="720" w:hanging="720"/>
      </w:pPr>
      <w:r>
        <w:t xml:space="preserve">Wickham, H. (2023). </w:t>
      </w:r>
      <w:r>
        <w:rPr>
          <w:i/>
          <w:iCs/>
        </w:rPr>
        <w:t>forcats: Tools for Working with Categorical Variables (Factors)</w:t>
      </w:r>
      <w:r>
        <w:t xml:space="preserve"> (Version 1.0.1) [Computer software]. https://cran.r-project.org/web/packages/forcats/index.html</w:t>
      </w:r>
    </w:p>
    <w:p w14:paraId="76054B17" w14:textId="77777777" w:rsidR="00B12D80" w:rsidRDefault="00B12D80" w:rsidP="00B12D80">
      <w:pPr>
        <w:pStyle w:val="Bibliography"/>
        <w:ind w:left="720" w:hanging="720"/>
      </w:pPr>
      <w:r>
        <w:t xml:space="preserve">Wickham, H. (2025). </w:t>
      </w:r>
      <w:r>
        <w:rPr>
          <w:i/>
          <w:iCs/>
        </w:rPr>
        <w:t>stringr: Simple, Consistent Wrappers for Common String Operations</w:t>
      </w:r>
      <w:r>
        <w:t xml:space="preserve"> (Version 1.6.0) [Computer software]. https://cran.r-project.org/web/packages/stringr/index.html</w:t>
      </w:r>
    </w:p>
    <w:p w14:paraId="441EA738" w14:textId="77777777" w:rsidR="00B12D80" w:rsidRDefault="00B12D80" w:rsidP="00B12D80">
      <w:pPr>
        <w:pStyle w:val="Bibliography"/>
        <w:ind w:left="720" w:hanging="720"/>
      </w:pPr>
      <w:r>
        <w:t xml:space="preserve">Wickham, H., &amp; Bryan, J. (2026). </w:t>
      </w:r>
      <w:r>
        <w:rPr>
          <w:i/>
          <w:iCs/>
        </w:rPr>
        <w:t>readxl: Read Excel Files</w:t>
      </w:r>
      <w:r>
        <w:t xml:space="preserve"> (Version 1.5.0) [Computer software]. https://cran.r-project.org/web/packages/readxl/index.html</w:t>
      </w:r>
    </w:p>
    <w:p w14:paraId="6701DE8A" w14:textId="77777777" w:rsidR="00B12D80" w:rsidRDefault="00B12D80" w:rsidP="00B12D80">
      <w:pPr>
        <w:pStyle w:val="Bibliography"/>
        <w:ind w:left="720" w:hanging="720"/>
      </w:pPr>
      <w:r>
        <w:t xml:space="preserve">Wickham, H., François, R., Henry, L., Müller, K., &amp; Vaughan, D. (2023). </w:t>
      </w:r>
      <w:r>
        <w:rPr>
          <w:i/>
          <w:iCs/>
        </w:rPr>
        <w:t>dplyr: A grammar of data manipulation</w:t>
      </w:r>
      <w:r>
        <w:t xml:space="preserve"> [Computer software]. R package version 1.1.3. https://CRAN.R-project.org/package=dplyr</w:t>
      </w:r>
    </w:p>
    <w:p w14:paraId="4DC3541C" w14:textId="77777777" w:rsidR="00B12D80" w:rsidRDefault="00B12D80" w:rsidP="00B12D80">
      <w:pPr>
        <w:pStyle w:val="Bibliography"/>
        <w:ind w:left="720" w:hanging="720"/>
      </w:pPr>
      <w:r>
        <w:t xml:space="preserve">Wickham, H., Vaughan, D., &amp; Girlich, M. (2023). </w:t>
      </w:r>
      <w:r>
        <w:rPr>
          <w:i/>
          <w:iCs/>
        </w:rPr>
        <w:t>tidyr: Tidy messy data</w:t>
      </w:r>
      <w:r>
        <w:t xml:space="preserve"> [Computer software]. R package version 1.3.0. https://CRAN.R-project.org/package=tidyr</w:t>
      </w:r>
    </w:p>
    <w:p w14:paraId="597E994D" w14:textId="77777777" w:rsidR="00B12D80" w:rsidRDefault="00B12D80" w:rsidP="00B12D80">
      <w:pPr>
        <w:pStyle w:val="Bibliography"/>
        <w:ind w:left="720" w:hanging="720"/>
      </w:pPr>
      <w:r>
        <w:t xml:space="preserve">Wilke, C. O. (2020). </w:t>
      </w:r>
      <w:r>
        <w:rPr>
          <w:i/>
          <w:iCs/>
        </w:rPr>
        <w:t>cowplot: Streamlined Plot Theme and Plot Annotations for “ggplot2”</w:t>
      </w:r>
      <w:r>
        <w:t xml:space="preserve"> [Computer software]. R package version 1.1.1. https://CRAN.R-project.org/package=cowplot</w:t>
      </w:r>
    </w:p>
    <w:p w14:paraId="68CC04B9" w14:textId="77777777" w:rsidR="00B12D80" w:rsidRDefault="00B12D80" w:rsidP="00B12D80">
      <w:pPr>
        <w:pStyle w:val="Bibliography"/>
        <w:ind w:left="720" w:hanging="720"/>
      </w:pPr>
      <w:r>
        <w:t xml:space="preserve">Willroth, E. C., &amp; Atherton, O. E. (2024). Best laid plans: A guide to reporting preregistration deviations. </w:t>
      </w:r>
      <w:r>
        <w:rPr>
          <w:i/>
          <w:iCs/>
        </w:rPr>
        <w:t>Advances in Methods and Practices in Psychological Science</w:t>
      </w:r>
      <w:r>
        <w:t xml:space="preserve">, </w:t>
      </w:r>
      <w:r>
        <w:rPr>
          <w:i/>
          <w:iCs/>
        </w:rPr>
        <w:t>7</w:t>
      </w:r>
      <w:r>
        <w:t>(1), 1–14. https://doi.org/10.1177/25152459231213802</w:t>
      </w:r>
    </w:p>
    <w:p w14:paraId="00000113" w14:textId="65983CCD" w:rsidR="00622082" w:rsidRDefault="004269F8" w:rsidP="00B12D80">
      <w:pPr>
        <w:ind w:left="720" w:hanging="720"/>
      </w:pPr>
      <w:r>
        <w:fldChar w:fldCharType="end"/>
      </w:r>
    </w:p>
    <w:sectPr w:rsidR="00622082">
      <w:headerReference w:type="default" r:id="rId4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04D5D" w14:textId="77777777" w:rsidR="002C3076" w:rsidRDefault="002C3076">
      <w:r>
        <w:separator/>
      </w:r>
    </w:p>
  </w:endnote>
  <w:endnote w:type="continuationSeparator" w:id="0">
    <w:p w14:paraId="219D6D4D" w14:textId="77777777" w:rsidR="002C3076" w:rsidRDefault="002C3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BFBBA89E-D1EE-4DC5-BE52-5DCBC66064B8}"/>
    <w:embedBold r:id="rId2" w:fontKey="{73CEEF9F-582F-4E84-9357-F8DC9D76B5DE}"/>
    <w:embedItalic r:id="rId3" w:fontKey="{2D526792-C4A2-4C00-8FC9-630C2D35E5CF}"/>
    <w:embedBoldItalic r:id="rId4" w:fontKey="{24D999AA-0861-4A87-86E3-27B561CF69B6}"/>
  </w:font>
  <w:font w:name="Play">
    <w:charset w:val="00"/>
    <w:family w:val="auto"/>
    <w:pitch w:val="default"/>
    <w:embedRegular r:id="rId5" w:fontKey="{D4BF3D0D-92DE-44EC-93F2-B01BA03A08FC}"/>
  </w:font>
  <w:font w:name="Aptos">
    <w:charset w:val="00"/>
    <w:family w:val="swiss"/>
    <w:pitch w:val="variable"/>
    <w:sig w:usb0="20000287" w:usb1="00000003" w:usb2="00000000" w:usb3="00000000" w:csb0="0000019F" w:csb1="00000000"/>
    <w:embedRegular r:id="rId6" w:fontKey="{1501285D-A674-4088-B3B3-A5688A6FEE22}"/>
    <w:embedItalic r:id="rId7" w:fontKey="{76683FFE-6FA3-412A-A7EC-B27E49805B9C}"/>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8" w:fontKey="{3BDF11CE-860A-49AB-A579-7635D2D98E76}"/>
  </w:font>
  <w:font w:name="Calibri">
    <w:panose1 w:val="020F0502020204030204"/>
    <w:charset w:val="00"/>
    <w:family w:val="swiss"/>
    <w:pitch w:val="variable"/>
    <w:sig w:usb0="E4002EFF" w:usb1="C200247B" w:usb2="00000009" w:usb3="00000000" w:csb0="000001FF" w:csb1="00000000"/>
    <w:embedRegular r:id="rId9" w:fontKey="{FAAD9263-E2F1-405D-BB80-00D311285033}"/>
  </w:font>
  <w:font w:name="Cambria">
    <w:panose1 w:val="02040503050406030204"/>
    <w:charset w:val="00"/>
    <w:family w:val="roman"/>
    <w:pitch w:val="variable"/>
    <w:sig w:usb0="E00006FF" w:usb1="420024FF" w:usb2="02000000" w:usb3="00000000" w:csb0="0000019F" w:csb1="00000000"/>
    <w:embedRegular r:id="rId10" w:fontKey="{8B80BCE9-93CC-4004-866B-DA42C06375B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67E09" w14:textId="77777777" w:rsidR="002C3076" w:rsidRDefault="002C3076">
      <w:r>
        <w:separator/>
      </w:r>
    </w:p>
  </w:footnote>
  <w:footnote w:type="continuationSeparator" w:id="0">
    <w:p w14:paraId="20ACDB6D" w14:textId="77777777" w:rsidR="002C3076" w:rsidRDefault="002C3076">
      <w:r>
        <w:continuationSeparator/>
      </w:r>
    </w:p>
  </w:footnote>
  <w:footnote w:id="1">
    <w:p w14:paraId="00000114" w14:textId="7011C12B" w:rsidR="00622082" w:rsidRDefault="0000000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We use the term “review platforms” instead of the more common “journals” in recognition of the growing prominence of journal-independent review platforms, such as PCI </w:t>
      </w:r>
      <w:r w:rsidRPr="007F3167">
        <w:rPr>
          <w:color w:val="000000"/>
          <w:sz w:val="22"/>
          <w:szCs w:val="22"/>
        </w:rPr>
        <w:t xml:space="preserve">Psychology </w:t>
      </w:r>
      <w:r w:rsidR="007F3167" w:rsidRPr="007F3167">
        <w:rPr>
          <w:sz w:val="22"/>
          <w:szCs w:val="22"/>
        </w:rPr>
        <w:fldChar w:fldCharType="begin"/>
      </w:r>
      <w:r w:rsidR="007F3167" w:rsidRPr="007F3167">
        <w:rPr>
          <w:sz w:val="22"/>
          <w:szCs w:val="22"/>
        </w:rPr>
        <w:instrText xml:space="preserve"> ADDIN ZOTERO_ITEM CSL_CITATION {"citationID":"jTr07emx","properties":{"unsorted":false,"formattedCitation":"(Bottesini et al., 2025)","plainCitation":"(Bottesini et al., 2025)","noteIndex":1},"citationItems":[{"id":18553,"uris":["http://zotero.org/groups/2276830/items/EBN8T6IV"],"itemData":{"id":18553,"type":"article-journal","abstract":"The current scientific publishing landscape consists of a small number of for-profit publishers who rely on the free or underpaid labor of researchers, as well as researchers who endorse and perpetuate the system in the name of prestige. The purpose of this brief editorial is to introduce an alternative model, Peer Community in (PCI) Psychology. PCI Psychology is a journal-independent service that reviews and recommends preprints related to psychological research and scholarship. PCI Psychology is a community-focused platform with no costs to researchers, and emphasizes openness, transparency, and methodological rigor. The purpose of this brief paper is to provide an overview of PCI Psychology and how it works, document the history of the initiative, and address some questions or concerns that authors might have.","container-title":"PsyArXiv","DOI":"10.31234/osf.io/m456e_v1","language":"en","license":"https://creativecommons.org/licenses/by/4.0/legalcode","source":"DOI.org (Crossref)","title":"Peer Community in Psychology: A platform for peer review of preprints across psychology","title-short":"Peer Community in Psychology","URL":"https://osf.io/m456e_v1","author":[{"family":"Bottesini","given":"Julia G."},{"family":"Chambers","given":"Christopher D"},{"family":"Howard","given":"Andrea"},{"family":"Lucas","given":"Richard E."},{"family":"Moore","given":"Don A"},{"family":"Sbarra","given":"David"},{"family":"Tackett","given":"Jennifer L"},{"family":"Syed","given":"Moin"}],"accessed":{"date-parts":[["2025",7,6]]},"issued":{"date-parts":[["2025"]]}}}],"schema":"https://github.com/citation-style-language/schema/raw/master/csl-citation.json"} </w:instrText>
      </w:r>
      <w:r w:rsidR="007F3167" w:rsidRPr="007F3167">
        <w:rPr>
          <w:sz w:val="22"/>
          <w:szCs w:val="22"/>
        </w:rPr>
        <w:fldChar w:fldCharType="separate"/>
      </w:r>
      <w:r w:rsidR="007F3167" w:rsidRPr="007F3167">
        <w:rPr>
          <w:sz w:val="22"/>
          <w:szCs w:val="22"/>
        </w:rPr>
        <w:t>(</w:t>
      </w:r>
      <w:proofErr w:type="spellStart"/>
      <w:r w:rsidR="007F3167" w:rsidRPr="007F3167">
        <w:rPr>
          <w:sz w:val="22"/>
          <w:szCs w:val="22"/>
        </w:rPr>
        <w:t>Bottesini</w:t>
      </w:r>
      <w:proofErr w:type="spellEnd"/>
      <w:r w:rsidR="007F3167" w:rsidRPr="007F3167">
        <w:rPr>
          <w:sz w:val="22"/>
          <w:szCs w:val="22"/>
        </w:rPr>
        <w:t xml:space="preserve"> et al., 2025)</w:t>
      </w:r>
      <w:r w:rsidR="007F3167" w:rsidRPr="007F3167">
        <w:rPr>
          <w:sz w:val="22"/>
          <w:szCs w:val="22"/>
        </w:rPr>
        <w:fldChar w:fldCharType="end"/>
      </w:r>
      <w:r w:rsidRPr="007F3167">
        <w:rPr>
          <w:sz w:val="22"/>
          <w:szCs w:val="22"/>
        </w:rPr>
        <w:t xml:space="preserve"> and </w:t>
      </w:r>
      <w:proofErr w:type="spellStart"/>
      <w:r w:rsidRPr="007F3167">
        <w:rPr>
          <w:color w:val="000000"/>
          <w:sz w:val="22"/>
          <w:szCs w:val="22"/>
        </w:rPr>
        <w:t>MetaROR</w:t>
      </w:r>
      <w:proofErr w:type="spellEnd"/>
      <w:r w:rsidRPr="007F3167">
        <w:rPr>
          <w:color w:val="000000"/>
          <w:sz w:val="22"/>
          <w:szCs w:val="22"/>
        </w:rPr>
        <w:t xml:space="preserve"> </w:t>
      </w:r>
      <w:r w:rsidR="007F3167" w:rsidRPr="007F3167">
        <w:rPr>
          <w:sz w:val="22"/>
          <w:szCs w:val="22"/>
        </w:rPr>
        <w:fldChar w:fldCharType="begin"/>
      </w:r>
      <w:r w:rsidR="007F3167" w:rsidRPr="007F3167">
        <w:rPr>
          <w:sz w:val="22"/>
          <w:szCs w:val="22"/>
        </w:rPr>
        <w:instrText xml:space="preserve"> ADDIN ZOTERO_ITEM CSL_CITATION {"citationID":"FbP46yK5","properties":{"unsorted":false,"formattedCitation":"(MetaROR, n.d.)","plainCitation":"(MetaROR, n.d.)","noteIndex":1},"citationItems":[{"id":6092,"uris":["http://zotero.org/groups/2276830/items/HVKLPPDM"],"itemData":{"id":6092,"type":"post-weblog","abstract":"About MetaROR About MetaROR      A platform for open review of metaresearch A platform for open review of metaresearch  \nMetaresearch, or research on research, is developing rapidly. Researchers from a diverse range of disciplines are contributing to this, resulting in the emergence of new communities of scholarship and","container-title":"MetaROR","language":"en-US","title":"About MetaROR","URL":"https://metaror.org/about-metaror/","author":[{"literal":"MetaROR"}],"accessed":{"date-parts":[["2025",11,28]]}}}],"schema":"https://github.com/citation-style-language/schema/raw/master/csl-citation.json"} </w:instrText>
      </w:r>
      <w:r w:rsidR="007F3167" w:rsidRPr="007F3167">
        <w:rPr>
          <w:sz w:val="22"/>
          <w:szCs w:val="22"/>
        </w:rPr>
        <w:fldChar w:fldCharType="separate"/>
      </w:r>
      <w:r w:rsidR="007F3167" w:rsidRPr="007F3167">
        <w:rPr>
          <w:sz w:val="22"/>
          <w:szCs w:val="22"/>
        </w:rPr>
        <w:t>(</w:t>
      </w:r>
      <w:proofErr w:type="spellStart"/>
      <w:r w:rsidR="007F3167" w:rsidRPr="007F3167">
        <w:rPr>
          <w:sz w:val="22"/>
          <w:szCs w:val="22"/>
        </w:rPr>
        <w:t>MetaROR</w:t>
      </w:r>
      <w:proofErr w:type="spellEnd"/>
      <w:r w:rsidR="007F3167" w:rsidRPr="007F3167">
        <w:rPr>
          <w:sz w:val="22"/>
          <w:szCs w:val="22"/>
        </w:rPr>
        <w:t>, n.d.)</w:t>
      </w:r>
      <w:r w:rsidR="007F3167" w:rsidRPr="007F3167">
        <w:rPr>
          <w:sz w:val="22"/>
          <w:szCs w:val="22"/>
        </w:rPr>
        <w:fldChar w:fldCharType="end"/>
      </w:r>
      <w:r w:rsidRPr="007F3167">
        <w:rPr>
          <w:color w:val="000000"/>
          <w:sz w:val="22"/>
          <w:szCs w:val="22"/>
        </w:rPr>
        <w:t>. Thus, “review platforms” is a more inclusive term</w:t>
      </w:r>
      <w:r>
        <w:rPr>
          <w:color w:val="000000"/>
          <w:sz w:val="20"/>
          <w:szCs w:val="20"/>
        </w:rPr>
        <w:t xml:space="preserve"> for the current landscape of scientific dissemination. </w:t>
      </w:r>
    </w:p>
  </w:footnote>
  <w:footnote w:id="2">
    <w:p w14:paraId="00000115" w14:textId="77777777" w:rsidR="00622082" w:rsidRDefault="00000000">
      <w:pPr>
        <w:pBdr>
          <w:top w:val="nil"/>
          <w:left w:val="nil"/>
          <w:bottom w:val="nil"/>
          <w:right w:val="nil"/>
          <w:between w:val="nil"/>
        </w:pBdr>
        <w:rPr>
          <w:color w:val="000000"/>
          <w:sz w:val="20"/>
          <w:szCs w:val="20"/>
        </w:rPr>
      </w:pPr>
      <w:r>
        <w:rPr>
          <w:rStyle w:val="FootnoteReference"/>
        </w:rPr>
        <w:footnoteRef/>
      </w:r>
      <w:r>
        <w:rPr>
          <w:color w:val="000000"/>
          <w:sz w:val="20"/>
          <w:szCs w:val="20"/>
        </w:rPr>
        <w:t xml:space="preserve"> This is not a reasonable assumption, however</w:t>
      </w:r>
    </w:p>
  </w:footnote>
  <w:footnote w:id="3">
    <w:p w14:paraId="00000116" w14:textId="77777777" w:rsidR="00622082" w:rsidRPr="004269F8" w:rsidRDefault="00000000">
      <w:pPr>
        <w:pBdr>
          <w:top w:val="nil"/>
          <w:left w:val="nil"/>
          <w:bottom w:val="nil"/>
          <w:right w:val="nil"/>
          <w:between w:val="nil"/>
        </w:pBdr>
        <w:rPr>
          <w:color w:val="000000"/>
          <w:sz w:val="22"/>
          <w:szCs w:val="22"/>
        </w:rPr>
      </w:pPr>
      <w:r>
        <w:rPr>
          <w:rStyle w:val="FootnoteReference"/>
        </w:rPr>
        <w:footnoteRef/>
      </w:r>
      <w:r>
        <w:rPr>
          <w:color w:val="000000"/>
          <w:sz w:val="20"/>
          <w:szCs w:val="20"/>
        </w:rPr>
        <w:t xml:space="preserve"> e.g., </w:t>
      </w:r>
      <w:r>
        <w:rPr>
          <w:i/>
          <w:iCs/>
          <w:color w:val="000000"/>
          <w:sz w:val="20"/>
          <w:szCs w:val="20"/>
        </w:rPr>
        <w:t>Comprehensive Results in Social Psychology</w:t>
      </w:r>
      <w:r>
        <w:rPr>
          <w:sz w:val="20"/>
          <w:szCs w:val="20"/>
        </w:rPr>
        <w:t xml:space="preserve">, likely excluded at least in part because it only publishes Registered Reports, and thus no companion </w:t>
      </w:r>
      <w:r w:rsidRPr="004269F8">
        <w:rPr>
          <w:sz w:val="22"/>
          <w:szCs w:val="22"/>
        </w:rPr>
        <w:t xml:space="preserve">traditional article could be included for comparison. </w:t>
      </w:r>
    </w:p>
  </w:footnote>
  <w:footnote w:id="4">
    <w:p w14:paraId="00000117" w14:textId="1E2881F8" w:rsidR="00622082" w:rsidRDefault="00000000">
      <w:pPr>
        <w:rPr>
          <w:sz w:val="20"/>
          <w:szCs w:val="20"/>
        </w:rPr>
      </w:pPr>
      <w:r w:rsidRPr="004269F8">
        <w:rPr>
          <w:rStyle w:val="FootnoteReference"/>
          <w:sz w:val="22"/>
          <w:szCs w:val="22"/>
        </w:rPr>
        <w:footnoteRef/>
      </w:r>
      <w:r w:rsidRPr="004269F8">
        <w:rPr>
          <w:sz w:val="22"/>
          <w:szCs w:val="22"/>
        </w:rPr>
        <w:t xml:space="preserve"> For accuracy, it is important to note that </w:t>
      </w:r>
      <w:hyperlink r:id="rId1">
        <w:proofErr w:type="spellStart"/>
        <w:r w:rsidR="00622082" w:rsidRPr="004269F8">
          <w:rPr>
            <w:sz w:val="22"/>
            <w:szCs w:val="22"/>
          </w:rPr>
          <w:t>Sassenhagen</w:t>
        </w:r>
        <w:proofErr w:type="spellEnd"/>
        <w:r w:rsidR="00622082" w:rsidRPr="004269F8">
          <w:rPr>
            <w:sz w:val="22"/>
            <w:szCs w:val="22"/>
          </w:rPr>
          <w:t xml:space="preserve"> and Bornkessel-</w:t>
        </w:r>
        <w:proofErr w:type="spellStart"/>
        <w:r w:rsidR="00622082" w:rsidRPr="004269F8">
          <w:rPr>
            <w:sz w:val="22"/>
            <w:szCs w:val="22"/>
          </w:rPr>
          <w:t>Schlesewsky</w:t>
        </w:r>
        <w:proofErr w:type="spellEnd"/>
        <w:r w:rsidR="00622082" w:rsidRPr="004269F8">
          <w:rPr>
            <w:sz w:val="22"/>
            <w:szCs w:val="22"/>
          </w:rPr>
          <w:t xml:space="preserve"> </w:t>
        </w:r>
        <w:r w:rsidR="004269F8" w:rsidRPr="004269F8">
          <w:rPr>
            <w:sz w:val="22"/>
            <w:szCs w:val="22"/>
          </w:rPr>
          <w:fldChar w:fldCharType="begin"/>
        </w:r>
        <w:r w:rsidR="004269F8" w:rsidRPr="004269F8">
          <w:rPr>
            <w:sz w:val="22"/>
            <w:szCs w:val="22"/>
          </w:rPr>
          <w:instrText xml:space="preserve"> ADDIN ZOTERO_ITEM CSL_CITATION {"citationID":"dnsB9VbE","properties":{"unsorted":false,"formattedCitation":"(2015)","plainCitation":"(2015)","noteIndex":4},"citationItems":[{"id":6113,"uris":["http://zotero.org/groups/2276830/items/3FGZH7N7"],"itemData":{"id":6113,"type":"article-journal","abstract":"When, during language processing, a reader or listener is confronted with a structurally deviant phrase, this typically elicits a late positive ERP deflection (P600). The P600 is often understood as a correlate of structural analysis. This assumption has informed a number of neurocognitive models of language. However, the P600 strongly resembles the P3, likely a more general electrophysiological correlate of reorientation behaviour supported by noradrenergic input to the ventral attention network/VAN. Some researchers have proposed that the P600 is an instance of the P3, not a distinct component reflecting the analysis of structured inputs. Here, we tested the P600-as-P3 hypothesis by estimating the alignment of the P600 elicited in a visual sentence processing task to simultaneously collected behavioural measures. A similar analysis was undertaken for a P3 elicited in a separate non-linguistic (face detection) task. Since the P3 is usually aligned to reaction time/RT, the same should hold for the P600; a failure to find RT alignment of the P600 would pose a problem for the P600-as-P3 hypothesis. In contrast, RT alignment of the P600 would associate it with the well-established VAN/Locus Coeruleus – Noradrenaline – Network subserving cortical reorientation. We failed to falsify the hypothesis of RT alignment. Secondary measures, while less unambiguous, were more in agreement with the P600-as-P3 hypothesis. We interpret our results as corroborating the hypothesis that the P600 is a P3, in that it shows that the P600 is RT-aligned. This perspective is unpredicted by an account of the P600 as indexing high-level processing.","container-title":"Cortex","DOI":"10.1016/j.cortex.2014.12.019","ISSN":"0010-9452","journalAbbreviation":"Cortex","page":"A3-A20","source":"ScienceDirect","title":"The P600 as a correlate of ventral attention network reorientation","volume":"66","author":[{"family":"Sassenhagen","given":"Jona"},{"family":"Bornkessel-Schlesewsky","given":"Ina"}],"issued":{"date-parts":[["2015",5,1]]}},"suppress-author":true}],"schema":"https://github.com/citation-style-language/schema/raw/master/csl-citation.json"} </w:instrText>
        </w:r>
        <w:r w:rsidR="004269F8" w:rsidRPr="004269F8">
          <w:rPr>
            <w:sz w:val="22"/>
            <w:szCs w:val="22"/>
          </w:rPr>
          <w:fldChar w:fldCharType="separate"/>
        </w:r>
        <w:r w:rsidR="004269F8" w:rsidRPr="004269F8">
          <w:rPr>
            <w:sz w:val="22"/>
            <w:szCs w:val="22"/>
          </w:rPr>
          <w:t>(2015)</w:t>
        </w:r>
        <w:r w:rsidR="004269F8" w:rsidRPr="004269F8">
          <w:rPr>
            <w:sz w:val="22"/>
            <w:szCs w:val="22"/>
          </w:rPr>
          <w:fldChar w:fldCharType="end"/>
        </w:r>
      </w:hyperlink>
      <w:r w:rsidRPr="004269F8">
        <w:rPr>
          <w:sz w:val="22"/>
          <w:szCs w:val="22"/>
        </w:rPr>
        <w:t xml:space="preserve"> is the first Registered Report published in </w:t>
      </w:r>
      <w:r w:rsidRPr="004269F8">
        <w:rPr>
          <w:i/>
          <w:iCs/>
          <w:sz w:val="22"/>
          <w:szCs w:val="22"/>
        </w:rPr>
        <w:t>Cortex</w:t>
      </w:r>
      <w:r w:rsidRPr="004269F8">
        <w:rPr>
          <w:sz w:val="22"/>
          <w:szCs w:val="22"/>
        </w:rPr>
        <w:t>, a journal that pioneered the format, but that a special issue of the journal</w:t>
      </w:r>
      <w:r w:rsidRPr="004269F8">
        <w:rPr>
          <w:i/>
          <w:iCs/>
          <w:sz w:val="22"/>
          <w:szCs w:val="22"/>
        </w:rPr>
        <w:t xml:space="preserve"> Social Psychology</w:t>
      </w:r>
      <w:r w:rsidRPr="004269F8">
        <w:rPr>
          <w:sz w:val="22"/>
          <w:szCs w:val="22"/>
        </w:rPr>
        <w:t xml:space="preserve"> published in 2014 </w:t>
      </w:r>
      <w:r w:rsidR="004269F8" w:rsidRPr="004269F8">
        <w:rPr>
          <w:sz w:val="22"/>
          <w:szCs w:val="22"/>
        </w:rPr>
        <w:fldChar w:fldCharType="begin"/>
      </w:r>
      <w:r w:rsidR="004269F8" w:rsidRPr="004269F8">
        <w:rPr>
          <w:sz w:val="22"/>
          <w:szCs w:val="22"/>
        </w:rPr>
        <w:instrText xml:space="preserve"> ADDIN ZOTERO_ITEM CSL_CITATION {"citationID":"gcC5T2n4","properties":{"unsorted":false,"formattedCitation":"(Nosek &amp; Lakens, 2014)","plainCitation":"(Nosek &amp; Lakens, 2014)","noteIndex":4},"citationItems":[{"id":6261,"uris":["http://zotero.org/groups/2276830/items/DSVDP962"],"itemData":{"id":6261,"type":"article-journal","container-title":"Social Psychology","DOI":"10.1027/1864-9335/a000192","ISSN":"1864-9335, 2151-2590","issue":"3","journalAbbreviation":"Social Psychology","language":"en","page":"137-141","source":"DOI.org (Crossref)","title":"Registered reports: A method to increase the credibility of published results","title-short":"Registered reports","volume":"45","author":[{"family":"Nosek","given":"Brian A."},{"family":"Lakens","given":"Daniël"}],"issued":{"date-parts":[["2014",5]]}}}],"schema":"https://github.com/citation-style-language/schema/raw/master/csl-citation.json"} </w:instrText>
      </w:r>
      <w:r w:rsidR="004269F8" w:rsidRPr="004269F8">
        <w:rPr>
          <w:sz w:val="22"/>
          <w:szCs w:val="22"/>
        </w:rPr>
        <w:fldChar w:fldCharType="separate"/>
      </w:r>
      <w:r w:rsidR="004269F8" w:rsidRPr="004269F8">
        <w:rPr>
          <w:sz w:val="22"/>
          <w:szCs w:val="22"/>
        </w:rPr>
        <w:t xml:space="preserve">(Nosek &amp; </w:t>
      </w:r>
      <w:proofErr w:type="spellStart"/>
      <w:r w:rsidR="004269F8" w:rsidRPr="004269F8">
        <w:rPr>
          <w:sz w:val="22"/>
          <w:szCs w:val="22"/>
        </w:rPr>
        <w:t>Lakens</w:t>
      </w:r>
      <w:proofErr w:type="spellEnd"/>
      <w:r w:rsidR="004269F8" w:rsidRPr="004269F8">
        <w:rPr>
          <w:sz w:val="22"/>
          <w:szCs w:val="22"/>
        </w:rPr>
        <w:t>, 2014)</w:t>
      </w:r>
      <w:r w:rsidR="004269F8" w:rsidRPr="004269F8">
        <w:rPr>
          <w:sz w:val="22"/>
          <w:szCs w:val="22"/>
        </w:rPr>
        <w:fldChar w:fldCharType="end"/>
      </w:r>
      <w:r w:rsidRPr="004269F8">
        <w:rPr>
          <w:sz w:val="22"/>
          <w:szCs w:val="22"/>
        </w:rPr>
        <w:t xml:space="preserve">, one year earlier, consisted of 15 Registered Reports that were all replications (and thus were excluded from </w:t>
      </w:r>
      <w:hyperlink r:id="rId2">
        <w:r w:rsidR="00622082" w:rsidRPr="004269F8">
          <w:rPr>
            <w:sz w:val="22"/>
            <w:szCs w:val="22"/>
          </w:rPr>
          <w:t>Liu et al. (2025)</w:t>
        </w:r>
      </w:hyperlink>
      <w:r w:rsidRPr="004269F8">
        <w:rPr>
          <w:sz w:val="22"/>
          <w:szCs w:val="22"/>
        </w:rPr>
        <w:t>.</w:t>
      </w:r>
    </w:p>
  </w:footnote>
  <w:footnote w:id="5">
    <w:p w14:paraId="00000118" w14:textId="77777777" w:rsidR="00622082" w:rsidRDefault="00000000">
      <w:pPr>
        <w:rPr>
          <w:sz w:val="20"/>
          <w:szCs w:val="20"/>
        </w:rPr>
      </w:pPr>
      <w:r>
        <w:rPr>
          <w:rStyle w:val="FootnoteReference"/>
        </w:rPr>
        <w:footnoteRef/>
      </w:r>
      <w:r>
        <w:rPr>
          <w:sz w:val="20"/>
          <w:szCs w:val="20"/>
        </w:rPr>
        <w:t xml:space="preserve"> Because of the compressed timeline for completion of this project, this screening process </w:t>
      </w:r>
      <w:proofErr w:type="gramStart"/>
      <w:r>
        <w:rPr>
          <w:sz w:val="20"/>
          <w:szCs w:val="20"/>
        </w:rPr>
        <w:t>was begun</w:t>
      </w:r>
      <w:proofErr w:type="gramEnd"/>
      <w:r>
        <w:rPr>
          <w:sz w:val="20"/>
          <w:szCs w:val="20"/>
        </w:rPr>
        <w:t xml:space="preserve"> prior to registration.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9" w14:textId="29EFDD47" w:rsidR="00622082" w:rsidRDefault="00000000">
    <w:pPr>
      <w:pBdr>
        <w:top w:val="nil"/>
        <w:left w:val="nil"/>
        <w:bottom w:val="nil"/>
        <w:right w:val="nil"/>
        <w:between w:val="nil"/>
      </w:pBdr>
      <w:tabs>
        <w:tab w:val="center" w:pos="4680"/>
        <w:tab w:val="right" w:pos="9360"/>
      </w:tabs>
      <w:jc w:val="right"/>
      <w:rPr>
        <w:color w:val="000000"/>
        <w:sz w:val="20"/>
        <w:szCs w:val="20"/>
      </w:rPr>
    </w:pPr>
    <w:r>
      <w:rPr>
        <w:color w:val="000000"/>
        <w:sz w:val="20"/>
        <w:szCs w:val="20"/>
      </w:rPr>
      <w:t xml:space="preserve">Registration and Exploratory Research </w:t>
    </w:r>
    <w:r>
      <w:rPr>
        <w:color w:val="000000"/>
        <w:sz w:val="20"/>
        <w:szCs w:val="20"/>
      </w:rPr>
      <w:fldChar w:fldCharType="begin"/>
    </w:r>
    <w:r>
      <w:rPr>
        <w:color w:val="000000"/>
        <w:sz w:val="20"/>
        <w:szCs w:val="20"/>
      </w:rPr>
      <w:instrText>PAGE</w:instrText>
    </w:r>
    <w:r>
      <w:rPr>
        <w:color w:val="000000"/>
        <w:sz w:val="20"/>
        <w:szCs w:val="20"/>
      </w:rPr>
      <w:fldChar w:fldCharType="separate"/>
    </w:r>
    <w:r w:rsidR="008C4CC3">
      <w:rPr>
        <w:noProof/>
        <w:color w:val="000000"/>
        <w:sz w:val="20"/>
        <w:szCs w:val="20"/>
      </w:rPr>
      <w:t>1</w:t>
    </w:r>
    <w:r>
      <w:rPr>
        <w:color w:val="000000"/>
        <w:sz w:val="20"/>
        <w:szCs w:val="20"/>
      </w:rPr>
      <w:fldChar w:fldCharType="end"/>
    </w:r>
  </w:p>
  <w:p w14:paraId="0000011A" w14:textId="77777777" w:rsidR="00622082" w:rsidRDefault="00622082">
    <w:pPr>
      <w:pBdr>
        <w:top w:val="nil"/>
        <w:left w:val="nil"/>
        <w:bottom w:val="nil"/>
        <w:right w:val="nil"/>
        <w:between w:val="nil"/>
      </w:pBdr>
      <w:tabs>
        <w:tab w:val="center" w:pos="4680"/>
        <w:tab w:val="right" w:pos="9360"/>
      </w:tabs>
      <w:rPr>
        <w:color w:val="000000"/>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in Syed">
    <w15:presenceInfo w15:providerId="AD" w15:userId="S::moin@umn.edu::fd8da338-d782-4dfa-9fbd-07fe5b496f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082"/>
    <w:rsid w:val="00002C8A"/>
    <w:rsid w:val="000A2216"/>
    <w:rsid w:val="002C288A"/>
    <w:rsid w:val="002C3076"/>
    <w:rsid w:val="0034356F"/>
    <w:rsid w:val="004269F8"/>
    <w:rsid w:val="004679D5"/>
    <w:rsid w:val="004C5649"/>
    <w:rsid w:val="00550B09"/>
    <w:rsid w:val="005B4843"/>
    <w:rsid w:val="00622082"/>
    <w:rsid w:val="006A70C6"/>
    <w:rsid w:val="00731B55"/>
    <w:rsid w:val="007F3167"/>
    <w:rsid w:val="00860117"/>
    <w:rsid w:val="0089383B"/>
    <w:rsid w:val="008A3BA7"/>
    <w:rsid w:val="008C4CC3"/>
    <w:rsid w:val="00965C10"/>
    <w:rsid w:val="009A4EE3"/>
    <w:rsid w:val="00A620E1"/>
    <w:rsid w:val="00AA4411"/>
    <w:rsid w:val="00B12D80"/>
    <w:rsid w:val="00B45EB3"/>
    <w:rsid w:val="00BF6C3C"/>
    <w:rsid w:val="00C91C54"/>
    <w:rsid w:val="00C9254D"/>
    <w:rsid w:val="00D449C6"/>
    <w:rsid w:val="00DA7B15"/>
    <w:rsid w:val="00DB498E"/>
    <w:rsid w:val="00DE794F"/>
    <w:rsid w:val="00E34129"/>
    <w:rsid w:val="00F46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DD7BA"/>
  <w15:docId w15:val="{9C957ED8-68C7-4A85-B63B-896802EE1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411"/>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D531E"/>
  </w:style>
  <w:style w:type="paragraph" w:styleId="FootnoteText">
    <w:name w:val="footnote text"/>
    <w:basedOn w:val="Normal"/>
    <w:link w:val="FootnoteTextChar"/>
    <w:uiPriority w:val="99"/>
    <w:semiHidden/>
    <w:unhideWhenUsed/>
    <w:rsid w:val="001B0EEB"/>
    <w:rPr>
      <w:sz w:val="20"/>
      <w:szCs w:val="20"/>
    </w:rPr>
  </w:style>
  <w:style w:type="character" w:customStyle="1" w:styleId="FootnoteTextChar">
    <w:name w:val="Footnote Text Char"/>
    <w:basedOn w:val="DefaultParagraphFont"/>
    <w:link w:val="FootnoteText"/>
    <w:uiPriority w:val="99"/>
    <w:semiHidden/>
    <w:rsid w:val="001B0EEB"/>
    <w:rPr>
      <w:sz w:val="20"/>
      <w:szCs w:val="20"/>
    </w:rPr>
  </w:style>
  <w:style w:type="character" w:styleId="FootnoteReference">
    <w:name w:val="footnote reference"/>
    <w:basedOn w:val="DefaultParagraphFont"/>
    <w:uiPriority w:val="99"/>
    <w:semiHidden/>
    <w:unhideWhenUsed/>
    <w:rsid w:val="001B0EEB"/>
    <w:rPr>
      <w:vertAlign w:val="superscript"/>
    </w:rPr>
  </w:style>
  <w:style w:type="character" w:styleId="Hyperlink">
    <w:name w:val="Hyperlink"/>
    <w:basedOn w:val="DefaultParagraphFont"/>
    <w:uiPriority w:val="99"/>
    <w:unhideWhenUsed/>
    <w:rsid w:val="00DE6E5B"/>
    <w:rPr>
      <w:color w:val="0000FF" w:themeColor="hyperlink"/>
      <w:u w:val="single"/>
    </w:rPr>
  </w:style>
  <w:style w:type="character" w:styleId="UnresolvedMention">
    <w:name w:val="Unresolved Mention"/>
    <w:basedOn w:val="DefaultParagraphFont"/>
    <w:uiPriority w:val="99"/>
    <w:semiHidden/>
    <w:unhideWhenUsed/>
    <w:rsid w:val="00DE6E5B"/>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E01412"/>
    <w:rPr>
      <w:b/>
      <w:bCs/>
    </w:rPr>
  </w:style>
  <w:style w:type="character" w:customStyle="1" w:styleId="CommentSubjectChar">
    <w:name w:val="Comment Subject Char"/>
    <w:basedOn w:val="CommentTextChar"/>
    <w:link w:val="CommentSubject"/>
    <w:uiPriority w:val="99"/>
    <w:semiHidden/>
    <w:rsid w:val="00E01412"/>
    <w:rPr>
      <w:b/>
      <w:bCs/>
      <w:sz w:val="20"/>
      <w:szCs w:val="20"/>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character" w:styleId="FollowedHyperlink">
    <w:name w:val="FollowedHyperlink"/>
    <w:basedOn w:val="DefaultParagraphFont"/>
    <w:uiPriority w:val="99"/>
    <w:semiHidden/>
    <w:unhideWhenUsed/>
    <w:rsid w:val="00965C10"/>
    <w:rPr>
      <w:color w:val="800080" w:themeColor="followedHyperlink"/>
      <w:u w:val="single"/>
    </w:rPr>
  </w:style>
  <w:style w:type="paragraph" w:styleId="Bibliography">
    <w:name w:val="Bibliography"/>
    <w:basedOn w:val="Normal"/>
    <w:next w:val="Normal"/>
    <w:uiPriority w:val="37"/>
    <w:unhideWhenUsed/>
    <w:rsid w:val="00426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zotero.org/google-docs/?W1bCTO" TargetMode="External"/><Relationship Id="rId18" Type="http://schemas.openxmlformats.org/officeDocument/2006/relationships/hyperlink" Target="https://www.zotero.org/google-docs/?QWEATY" TargetMode="External"/><Relationship Id="rId26" Type="http://schemas.openxmlformats.org/officeDocument/2006/relationships/hyperlink" Target="https://www.zotero.org/google-docs/?mjP8Ez" TargetMode="External"/><Relationship Id="rId39" Type="http://schemas.openxmlformats.org/officeDocument/2006/relationships/image" Target="media/image8.png"/><Relationship Id="rId21" Type="http://schemas.openxmlformats.org/officeDocument/2006/relationships/image" Target="media/image1.png"/><Relationship Id="rId34" Type="http://schemas.openxmlformats.org/officeDocument/2006/relationships/image" Target="media/image4.png"/><Relationship Id="rId42" Type="http://schemas.microsoft.com/office/2011/relationships/people" Target="people.xml"/><Relationship Id="rId7" Type="http://schemas.openxmlformats.org/officeDocument/2006/relationships/hyperlink" Target="https://osf.io/4vbtq/" TargetMode="External"/><Relationship Id="rId2" Type="http://schemas.openxmlformats.org/officeDocument/2006/relationships/styles" Target="styles.xml"/><Relationship Id="rId16" Type="http://schemas.openxmlformats.org/officeDocument/2006/relationships/hyperlink" Target="https://osf.io/jwaf9" TargetMode="External"/><Relationship Id="rId20" Type="http://schemas.openxmlformats.org/officeDocument/2006/relationships/hyperlink" Target="https://osf.io/4vbtq/" TargetMode="External"/><Relationship Id="rId29" Type="http://schemas.openxmlformats.org/officeDocument/2006/relationships/hyperlink" Target="https://osf.io/4vbtq/"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zotero.org/google-docs/?Rtz8Rm" TargetMode="External"/><Relationship Id="rId24" Type="http://schemas.openxmlformats.org/officeDocument/2006/relationships/hyperlink" Target="https://osf.io/4vbtq/" TargetMode="External"/><Relationship Id="rId32" Type="http://schemas.openxmlformats.org/officeDocument/2006/relationships/image" Target="media/image2.png"/><Relationship Id="rId37" Type="http://schemas.openxmlformats.org/officeDocument/2006/relationships/hyperlink" Target="https://osf.io/4vbtq"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osf.io/4vbtq/" TargetMode="External"/><Relationship Id="rId23" Type="http://schemas.openxmlformats.org/officeDocument/2006/relationships/hyperlink" Target="https://osf.io/4vbtq/" TargetMode="External"/><Relationship Id="rId28" Type="http://schemas.openxmlformats.org/officeDocument/2006/relationships/hyperlink" Target="https://www.zotero.org/google-docs/?CqlB2I" TargetMode="External"/><Relationship Id="rId36" Type="http://schemas.openxmlformats.org/officeDocument/2006/relationships/image" Target="media/image6.png"/><Relationship Id="rId10" Type="http://schemas.openxmlformats.org/officeDocument/2006/relationships/hyperlink" Target="https://www.zotero.org/google-docs/?xN2iMb" TargetMode="External"/><Relationship Id="rId19" Type="http://schemas.openxmlformats.org/officeDocument/2006/relationships/hyperlink" Target="https://osf.io/xmdv7" TargetMode="External"/><Relationship Id="rId31" Type="http://schemas.openxmlformats.org/officeDocument/2006/relationships/hyperlink" Target="https://osf.io/4vbtq/" TargetMode="External"/><Relationship Id="rId4" Type="http://schemas.openxmlformats.org/officeDocument/2006/relationships/webSettings" Target="webSettings.xml"/><Relationship Id="rId9" Type="http://schemas.openxmlformats.org/officeDocument/2006/relationships/hyperlink" Target="mailto:moin@umn.edu" TargetMode="External"/><Relationship Id="rId14" Type="http://schemas.openxmlformats.org/officeDocument/2006/relationships/hyperlink" Target="https://www.zotero.org/google-docs/?qq4mkM" TargetMode="External"/><Relationship Id="rId22" Type="http://schemas.openxmlformats.org/officeDocument/2006/relationships/hyperlink" Target="https://osf.io/4vbtq/" TargetMode="External"/><Relationship Id="rId27" Type="http://schemas.openxmlformats.org/officeDocument/2006/relationships/hyperlink" Target="https://www.zotero.org/google-docs/?iOie55" TargetMode="External"/><Relationship Id="rId30" Type="http://schemas.openxmlformats.org/officeDocument/2006/relationships/hyperlink" Target="https://osf.io/4vbtq/" TargetMode="External"/><Relationship Id="rId35" Type="http://schemas.openxmlformats.org/officeDocument/2006/relationships/image" Target="media/image5.png"/><Relationship Id="rId43" Type="http://schemas.openxmlformats.org/officeDocument/2006/relationships/theme" Target="theme/theme1.xml"/><Relationship Id="rId8" Type="http://schemas.openxmlformats.org/officeDocument/2006/relationships/hyperlink" Target="https://osf.io/4vbtq/" TargetMode="External"/><Relationship Id="rId3" Type="http://schemas.openxmlformats.org/officeDocument/2006/relationships/settings" Target="settings.xml"/><Relationship Id="rId12" Type="http://schemas.openxmlformats.org/officeDocument/2006/relationships/hyperlink" Target="https://www.zotero.org/google-docs/?LzsPQR" TargetMode="External"/><Relationship Id="rId17" Type="http://schemas.openxmlformats.org/officeDocument/2006/relationships/hyperlink" Target="https://www.zotero.org/google-docs/?TGfrQO" TargetMode="External"/><Relationship Id="rId25" Type="http://schemas.openxmlformats.org/officeDocument/2006/relationships/hyperlink" Target="https://www.zotero.org/google-docs/?Y1pUUC" TargetMode="External"/><Relationship Id="rId33" Type="http://schemas.openxmlformats.org/officeDocument/2006/relationships/image" Target="media/image3.png"/><Relationship Id="rId38"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 Type="http://schemas.openxmlformats.org/officeDocument/2006/relationships/hyperlink" Target="https://www.zotero.org/google-docs/?MmA0XN" TargetMode="External"/><Relationship Id="rId1" Type="http://schemas.openxmlformats.org/officeDocument/2006/relationships/hyperlink" Target="https://www.zotero.org/google-docs/?ft0r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5YA3zjsrKQMcZfjaLxjVw/OzQ==">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33</Pages>
  <Words>28948</Words>
  <Characters>165007</Characters>
  <Application>Microsoft Office Word</Application>
  <DocSecurity>0</DocSecurity>
  <Lines>1375</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Moin Syed</cp:lastModifiedBy>
  <cp:revision>2</cp:revision>
  <dcterms:created xsi:type="dcterms:W3CDTF">2026-09-01T16:29:00Z</dcterms:created>
  <dcterms:modified xsi:type="dcterms:W3CDTF">2026-09-01T16:29:00Z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zotero-version="9.0.2"&gt;&lt;session id="RKOj6Fho"/&gt;&lt;style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