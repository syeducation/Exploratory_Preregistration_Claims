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rtl w:val="0"/>
        </w:rPr>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jc w:val="center"/>
        <w:rPr>
          <w:b w:val="1"/>
          <w:bCs w:val="1"/>
          <w:sz w:val="28"/>
          <w:szCs w:val="28"/>
        </w:rPr>
      </w:pPr>
      <w:r w:rsidDel="00000000" w:rsidR="00000000" w:rsidRPr="00000000">
        <w:rPr>
          <w:rtl w:val="0"/>
        </w:rPr>
      </w:r>
    </w:p>
    <w:p w:rsidR="00000000" w:rsidDel="00000000" w:rsidP="00000000" w:rsidRDefault="00000000" w:rsidRPr="00000000" w14:paraId="00000004">
      <w:pPr>
        <w:jc w:val="center"/>
        <w:rPr>
          <w:b w:val="1"/>
          <w:bCs w:val="1"/>
          <w:sz w:val="28"/>
          <w:szCs w:val="28"/>
        </w:rPr>
      </w:pPr>
      <w:r w:rsidDel="00000000" w:rsidR="00000000" w:rsidRPr="00000000">
        <w:rPr>
          <w:rtl w:val="0"/>
        </w:rPr>
      </w:r>
    </w:p>
    <w:p w:rsidR="00000000" w:rsidDel="00000000" w:rsidP="00000000" w:rsidRDefault="00000000" w:rsidRPr="00000000" w14:paraId="00000005">
      <w:pPr>
        <w:jc w:val="center"/>
        <w:rPr>
          <w:b w:val="1"/>
          <w:bCs w:val="1"/>
          <w:sz w:val="28"/>
          <w:szCs w:val="28"/>
          <w:rPrChange w:author="Moin Syed" w:id="0" w:date="2026-04-30T14:17:19Z">
            <w:rPr>
              <w:b w:val="1"/>
              <w:bCs w:val="1"/>
              <w:sz w:val="28"/>
              <w:szCs w:val="28"/>
            </w:rPr>
          </w:rPrChange>
        </w:rPr>
      </w:pPr>
      <w:r w:rsidDel="00000000" w:rsidR="00000000" w:rsidRPr="00000000">
        <w:rPr>
          <w:b w:val="1"/>
          <w:bCs w:val="1"/>
          <w:sz w:val="28"/>
          <w:szCs w:val="28"/>
          <w:rtl w:val="0"/>
          <w:rPrChange w:author="Moin Syed" w:id="0" w:date="2026-04-30T14:17:19Z">
            <w:rPr>
              <w:b w:val="1"/>
              <w:bCs w:val="1"/>
              <w:sz w:val="28"/>
              <w:szCs w:val="28"/>
            </w:rPr>
          </w:rPrChange>
        </w:rPr>
        <w:t xml:space="preserve">Evaluating the Claim that Preregistration and Registered Reports </w:t>
      </w:r>
    </w:p>
    <w:p w:rsidR="00000000" w:rsidDel="00000000" w:rsidP="00000000" w:rsidRDefault="00000000" w:rsidRPr="00000000" w14:paraId="00000006">
      <w:pPr>
        <w:jc w:val="center"/>
        <w:rPr>
          <w:b w:val="1"/>
          <w:bCs w:val="1"/>
          <w:sz w:val="28"/>
          <w:szCs w:val="28"/>
          <w:rPrChange w:author="Moin Syed" w:id="0" w:date="2026-04-30T14:17:19Z">
            <w:rPr>
              <w:b w:val="1"/>
              <w:bCs w:val="1"/>
              <w:sz w:val="28"/>
              <w:szCs w:val="28"/>
            </w:rPr>
          </w:rPrChange>
        </w:rPr>
      </w:pPr>
      <w:r w:rsidDel="00000000" w:rsidR="00000000" w:rsidRPr="00000000">
        <w:rPr>
          <w:b w:val="1"/>
          <w:bCs w:val="1"/>
          <w:sz w:val="28"/>
          <w:szCs w:val="28"/>
          <w:rtl w:val="0"/>
          <w:rPrChange w:author="Moin Syed" w:id="0" w:date="2026-04-30T14:17:19Z">
            <w:rPr>
              <w:b w:val="1"/>
              <w:bCs w:val="1"/>
              <w:sz w:val="28"/>
              <w:szCs w:val="28"/>
            </w:rPr>
          </w:rPrChange>
        </w:rPr>
        <w:t xml:space="preserve">Restrict Exploratory Research</w:t>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rPrChange w:author="Moin Syed" w:id="0" w:date="2026-04-30T14:17:19Z">
            <w:rPr/>
          </w:rPrChange>
        </w:rPr>
      </w:pPr>
      <w:r w:rsidDel="00000000" w:rsidR="00000000" w:rsidRPr="00000000">
        <w:rPr>
          <w:rtl w:val="0"/>
          <w:rPrChange w:author="Moin Syed" w:id="0" w:date="2026-04-30T14:17:19Z">
            <w:rPr/>
          </w:rPrChange>
        </w:rPr>
        <w:t xml:space="preserve">Moin Syed, Caroline H. Armstrong, Emily J. Chan, and Abby I. Person </w:t>
      </w:r>
    </w:p>
    <w:p w:rsidR="00000000" w:rsidDel="00000000" w:rsidP="00000000" w:rsidRDefault="00000000" w:rsidRPr="00000000" w14:paraId="00000009">
      <w:pPr>
        <w:jc w:val="center"/>
        <w:rPr>
          <w:rPrChange w:author="Moin Syed" w:id="0" w:date="2026-04-30T14:17:19Z">
            <w:rPr/>
          </w:rPrChange>
        </w:rPr>
      </w:pPr>
      <w:r w:rsidDel="00000000" w:rsidR="00000000" w:rsidRPr="00000000">
        <w:rPr>
          <w:rtl w:val="0"/>
          <w:rPrChange w:author="Moin Syed" w:id="0" w:date="2026-04-30T14:17:19Z">
            <w:rPr/>
          </w:rPrChange>
        </w:rPr>
        <w:t xml:space="preserve">Department of Psychology, University of Minnesota</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rPrChange w:author="Moin Syed" w:id="0" w:date="2026-04-30T14:17:19Z">
            <w:rPr/>
          </w:rPrChange>
        </w:rPr>
      </w:pPr>
      <w:r w:rsidDel="00000000" w:rsidR="00000000" w:rsidRPr="00000000">
        <w:rPr>
          <w:rtl w:val="0"/>
          <w:rPrChange w:author="Moin Syed" w:id="0" w:date="2026-04-30T14:17:19Z">
            <w:rPr/>
          </w:rPrChange>
        </w:rPr>
        <w:t xml:space="preserve">Re-Submission for </w:t>
      </w:r>
      <w:r w:rsidDel="00000000" w:rsidR="00000000" w:rsidRPr="00000000">
        <w:rPr>
          <w:i w:val="1"/>
          <w:iCs w:val="1"/>
          <w:rtl w:val="0"/>
          <w:rPrChange w:author="Moin Syed" w:id="0" w:date="2026-04-30T14:17:19Z">
            <w:rPr>
              <w:i w:val="1"/>
              <w:iCs w:val="1"/>
            </w:rPr>
          </w:rPrChange>
        </w:rPr>
        <w:t xml:space="preserve">Lifecycle Journal</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rPrChange w:author="Moin Syed" w:id="0" w:date="2026-04-30T14:17:19Z">
            <w:rPr/>
          </w:rPrChange>
        </w:rPr>
      </w:pPr>
      <w:r w:rsidDel="00000000" w:rsidR="00000000" w:rsidRPr="00000000">
        <w:rPr>
          <w:rtl w:val="0"/>
          <w:rPrChange w:author="Moin Syed" w:id="0" w:date="2026-04-30T14:17:19Z">
            <w:rPr/>
          </w:rPrChange>
        </w:rPr>
        <w:t xml:space="preserve">Version Date: April 30, 2026</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b w:val="1"/>
          <w:bCs w:val="1"/>
          <w:rtl w:val="0"/>
          <w:rPrChange w:author="Moin Syed" w:id="0" w:date="2026-04-30T14:17:19Z">
            <w:rPr>
              <w:b w:val="1"/>
              <w:bCs w:val="1"/>
            </w:rPr>
          </w:rPrChange>
        </w:rPr>
        <w:t xml:space="preserve">Declarations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PrChange w:author="Moin Syed" w:id="0" w:date="2026-04-30T14:17:19Z">
            <w:rPr/>
          </w:rPrChange>
        </w:rPr>
      </w:pPr>
      <w:r w:rsidDel="00000000" w:rsidR="00000000" w:rsidRPr="00000000">
        <w:rPr>
          <w:b w:val="1"/>
          <w:bCs w:val="1"/>
          <w:rtl w:val="0"/>
          <w:rPrChange w:author="Moin Syed" w:id="0" w:date="2026-04-30T14:17:19Z">
            <w:rPr>
              <w:b w:val="1"/>
              <w:bCs w:val="1"/>
            </w:rPr>
          </w:rPrChange>
        </w:rPr>
        <w:t xml:space="preserve">Funding:</w:t>
      </w:r>
      <w:r w:rsidDel="00000000" w:rsidR="00000000" w:rsidRPr="00000000">
        <w:rPr>
          <w:rtl w:val="0"/>
          <w:rPrChange w:author="Moin Syed" w:id="0" w:date="2026-04-30T14:17:19Z">
            <w:rPr/>
          </w:rPrChange>
        </w:rPr>
        <w:t xml:space="preserve"> No specific funding was received in support of this research.</w:t>
      </w:r>
      <w:ins w:author="Moin Syed" w:id="1" w:date="2026-04-30T13:11:09Z">
        <w:r w:rsidDel="00000000" w:rsidR="00000000" w:rsidRPr="00000000">
          <w:rPr>
            <w:rtl w:val="0"/>
            <w:rPrChange w:author="Moin Syed" w:id="0" w:date="2026-04-30T14:17:19Z">
              <w:rPr/>
            </w:rPrChange>
          </w:rPr>
          <w:t xml:space="preserve"> A small stipend was provided by the Center for Open Science for </w:t>
        </w:r>
        <w:r w:rsidDel="00000000" w:rsidR="00000000" w:rsidRPr="00000000">
          <w:rPr>
            <w:rtl w:val="0"/>
            <w:rPrChange w:author="Moin Syed" w:id="0" w:date="2026-04-30T14:17:19Z">
              <w:rPr/>
            </w:rPrChange>
          </w:rPr>
          <w:t xml:space="preserve">submitting</w:t>
        </w:r>
        <w:r w:rsidDel="00000000" w:rsidR="00000000" w:rsidRPr="00000000">
          <w:rPr>
            <w:rtl w:val="0"/>
            <w:rPrChange w:author="Moin Syed" w:id="0" w:date="2026-04-30T14:17:19Z">
              <w:rPr/>
            </w:rPrChange>
          </w:rPr>
          <w:t xml:space="preserve"> this research plan prior to a specified deadline.</w:t>
        </w:r>
      </w:ins>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rPrChange w:author="Moin Syed" w:id="0" w:date="2026-04-30T14:17:19Z">
            <w:rPr/>
          </w:rPrChange>
        </w:rPr>
      </w:pPr>
      <w:r w:rsidDel="00000000" w:rsidR="00000000" w:rsidRPr="00000000">
        <w:rPr>
          <w:b w:val="1"/>
          <w:bCs w:val="1"/>
          <w:rtl w:val="0"/>
          <w:rPrChange w:author="Moin Syed" w:id="0" w:date="2026-04-30T14:17:19Z">
            <w:rPr>
              <w:b w:val="1"/>
              <w:bCs w:val="1"/>
            </w:rPr>
          </w:rPrChange>
        </w:rPr>
        <w:t xml:space="preserve">Open data:</w:t>
      </w:r>
      <w:r w:rsidDel="00000000" w:rsidR="00000000" w:rsidRPr="00000000">
        <w:rPr>
          <w:rtl w:val="0"/>
          <w:rPrChange w:author="Moin Syed" w:id="0" w:date="2026-04-30T14:17:19Z">
            <w:rPr/>
          </w:rPrChange>
        </w:rPr>
        <w:t xml:space="preserve"> All data, code, and materials will be made openly available at </w:t>
      </w:r>
      <w:hyperlink r:id="rId8">
        <w:r w:rsidDel="00000000" w:rsidR="00000000" w:rsidRPr="00000000">
          <w:rPr>
            <w:color w:val="1155cc"/>
            <w:u w:val="single"/>
            <w:rtl w:val="0"/>
            <w:rPrChange w:author="Moin Syed" w:id="0" w:date="2026-04-30T14:17:19Z">
              <w:rPr>
                <w:color w:val="1155cc"/>
                <w:u w:val="single"/>
              </w:rPr>
            </w:rPrChange>
          </w:rPr>
          <w:t xml:space="preserve">https://osf.io/4vbtq/</w:t>
        </w:r>
      </w:hyperlink>
      <w:r w:rsidDel="00000000" w:rsidR="00000000" w:rsidRPr="00000000">
        <w:rPr>
          <w:rtl w:val="0"/>
          <w:rPrChange w:author="Moin Syed" w:id="0" w:date="2026-04-30T14:17:19Z">
            <w:rPr/>
          </w:rPrChange>
        </w:rPr>
        <w:t xml:space="preserve">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rPrChange w:author="Moin Syed" w:id="0" w:date="2026-04-30T14:17:19Z">
            <w:rPr/>
          </w:rPrChange>
        </w:rPr>
      </w:pPr>
      <w:r w:rsidDel="00000000" w:rsidR="00000000" w:rsidRPr="00000000">
        <w:rPr>
          <w:b w:val="1"/>
          <w:bCs w:val="1"/>
          <w:rtl w:val="0"/>
          <w:rPrChange w:author="Moin Syed" w:id="0" w:date="2026-04-30T14:17:19Z">
            <w:rPr>
              <w:b w:val="1"/>
              <w:bCs w:val="1"/>
            </w:rPr>
          </w:rPrChange>
        </w:rPr>
        <w:t xml:space="preserve">Conflicts of interest: </w:t>
      </w:r>
      <w:r w:rsidDel="00000000" w:rsidR="00000000" w:rsidRPr="00000000">
        <w:rPr>
          <w:rtl w:val="0"/>
          <w:rPrChange w:author="Moin Syed" w:id="0" w:date="2026-04-30T14:17:19Z">
            <w:rPr/>
          </w:rPrChange>
        </w:rPr>
        <w:t xml:space="preserve">None to declare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rPrChange w:author="Moin Syed" w:id="0" w:date="2026-04-30T14:17:19Z">
            <w:rPr/>
          </w:rPrChange>
        </w:rPr>
      </w:pPr>
      <w:r w:rsidDel="00000000" w:rsidR="00000000" w:rsidRPr="00000000">
        <w:rPr>
          <w:b w:val="1"/>
          <w:bCs w:val="1"/>
          <w:rtl w:val="0"/>
          <w:rPrChange w:author="Moin Syed" w:id="0" w:date="2026-04-30T14:17:19Z">
            <w:rPr>
              <w:b w:val="1"/>
              <w:bCs w:val="1"/>
            </w:rPr>
          </w:rPrChange>
        </w:rPr>
        <w:t xml:space="preserve">Ethics: </w:t>
      </w:r>
      <w:r w:rsidDel="00000000" w:rsidR="00000000" w:rsidRPr="00000000">
        <w:rPr>
          <w:rtl w:val="0"/>
          <w:rPrChange w:author="Moin Syed" w:id="0" w:date="2026-04-30T14:17:19Z">
            <w:rPr/>
          </w:rPrChange>
        </w:rPr>
        <w:t xml:space="preserve">This is an archival study of published research and does not involve human subjects.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rPrChange w:author="Moin Syed" w:id="0" w:date="2026-04-30T14:17:19Z">
            <w:rPr/>
          </w:rPrChange>
        </w:rPr>
      </w:pPr>
      <w:r w:rsidDel="00000000" w:rsidR="00000000" w:rsidRPr="00000000">
        <w:rPr>
          <w:b w:val="1"/>
          <w:bCs w:val="1"/>
          <w:rtl w:val="0"/>
          <w:rPrChange w:author="Moin Syed" w:id="0" w:date="2026-04-30T14:17:19Z">
            <w:rPr>
              <w:b w:val="1"/>
              <w:bCs w:val="1"/>
            </w:rPr>
          </w:rPrChange>
        </w:rPr>
        <w:t xml:space="preserve">GenAI:</w:t>
      </w:r>
      <w:r w:rsidDel="00000000" w:rsidR="00000000" w:rsidRPr="00000000">
        <w:rPr>
          <w:rtl w:val="0"/>
          <w:rPrChange w:author="Moin Syed" w:id="0" w:date="2026-04-30T14:17:19Z">
            <w:rPr/>
          </w:rPrChange>
        </w:rPr>
        <w:t xml:space="preserve"> No Generative AI or LLMs were used </w:t>
      </w:r>
      <w:ins w:author="Moin Syed" w:id="2" w:date="2026-04-30T13:10:05Z">
        <w:r w:rsidDel="00000000" w:rsidR="00000000" w:rsidRPr="00000000">
          <w:rPr>
            <w:rtl w:val="0"/>
            <w:rPrChange w:author="Moin Syed" w:id="0" w:date="2026-04-30T14:17:19Z">
              <w:rPr/>
            </w:rPrChange>
          </w:rPr>
          <w:t xml:space="preserve">by the authors </w:t>
        </w:r>
      </w:ins>
      <w:r w:rsidDel="00000000" w:rsidR="00000000" w:rsidRPr="00000000">
        <w:rPr>
          <w:rtl w:val="0"/>
          <w:rPrChange w:author="Moin Syed" w:id="0" w:date="2026-04-30T14:17:19Z">
            <w:rPr/>
          </w:rPrChange>
        </w:rPr>
        <w:t xml:space="preserve">in preparation of this manuscript. </w:t>
      </w:r>
      <w:ins w:author="Moin Syed" w:id="3" w:date="2026-04-30T13:09:28Z">
        <w:r w:rsidDel="00000000" w:rsidR="00000000" w:rsidRPr="00000000">
          <w:rPr>
            <w:rtl w:val="0"/>
            <w:rPrChange w:author="Moin Syed" w:id="0" w:date="2026-04-30T14:17:19Z">
              <w:rPr/>
            </w:rPrChange>
          </w:rPr>
          <w:t xml:space="preserve">PaperWizard and ReviewerZero were two AI-based evaluation services used by Lifecycle Journal, and the manuscript was revised based on the feedback provided. </w:t>
        </w:r>
      </w:ins>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PrChange w:author="Moin Syed" w:id="0" w:date="2026-04-30T14:17:19Z">
            <w:rPr/>
          </w:rPrChange>
        </w:rPr>
      </w:pPr>
      <w:r w:rsidDel="00000000" w:rsidR="00000000" w:rsidRPr="00000000">
        <w:rPr>
          <w:rtl w:val="0"/>
          <w:rPrChange w:author="Moin Syed" w:id="0" w:date="2026-04-30T14:17:19Z">
            <w:rPr/>
          </w:rPrChange>
        </w:rPr>
        <w:t xml:space="preserve">Address correspondence to Moin Syed, </w:t>
      </w:r>
      <w:hyperlink r:id="rId9">
        <w:r w:rsidDel="00000000" w:rsidR="00000000" w:rsidRPr="00000000">
          <w:rPr>
            <w:color w:val="1155cc"/>
            <w:u w:val="single"/>
            <w:rtl w:val="0"/>
            <w:rPrChange w:author="Moin Syed" w:id="0" w:date="2026-04-30T14:17:19Z">
              <w:rPr>
                <w:color w:val="1155cc"/>
                <w:u w:val="single"/>
              </w:rPr>
            </w:rPrChange>
          </w:rPr>
          <w:t xml:space="preserve">moin@umn.edu</w:t>
        </w:r>
      </w:hyperlink>
      <w:r w:rsidDel="00000000" w:rsidR="00000000" w:rsidRPr="00000000">
        <w:rPr>
          <w:rtl w:val="0"/>
          <w:rPrChange w:author="Moin Syed" w:id="0" w:date="2026-04-30T14:17:19Z">
            <w:rPr/>
          </w:rPrChange>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0">
      <w:pPr>
        <w:jc w:val="center"/>
        <w:rPr>
          <w:b w:val="1"/>
          <w:bCs w:val="1"/>
          <w:rPrChange w:author="Moin Syed" w:id="0" w:date="2026-04-30T14:17:19Z">
            <w:rPr>
              <w:b w:val="1"/>
              <w:bCs w:val="1"/>
            </w:rPr>
          </w:rPrChange>
        </w:rPr>
      </w:pPr>
      <w:r w:rsidDel="00000000" w:rsidR="00000000" w:rsidRPr="00000000">
        <w:rPr>
          <w:b w:val="1"/>
          <w:bCs w:val="1"/>
          <w:rtl w:val="0"/>
          <w:rPrChange w:author="Moin Syed" w:id="0" w:date="2026-04-30T14:17:19Z">
            <w:rPr>
              <w:b w:val="1"/>
              <w:bCs w:val="1"/>
            </w:rPr>
          </w:rPrChange>
        </w:rPr>
        <w:t xml:space="preserve">Abstract</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PrChange w:author="Moin Syed" w:id="0" w:date="2026-04-30T14:17:19Z">
            <w:rPr/>
          </w:rPrChange>
        </w:rPr>
      </w:pPr>
      <w:r w:rsidDel="00000000" w:rsidR="00000000" w:rsidRPr="00000000">
        <w:rPr>
          <w:rtl w:val="0"/>
          <w:rPrChange w:author="Moin Syed" w:id="0" w:date="2026-04-30T14:17:19Z">
            <w:rPr/>
          </w:rPrChange>
        </w:rPr>
        <w:t xml:space="preserve">A persistent concern about implementation of preregistration and Registered Reports in psychology is that doing so would reduce the frequency and value of exploratory research</w:t>
      </w:r>
      <w:del w:author="Moin Syed" w:id="4" w:date="2026-04-27T18:54:08Z">
        <w:r w:rsidDel="00000000" w:rsidR="00000000" w:rsidRPr="00000000">
          <w:rPr>
            <w:rtl w:val="0"/>
            <w:rPrChange w:author="Moin Syed" w:id="0" w:date="2026-04-30T14:17:19Z">
              <w:rPr/>
            </w:rPrChange>
          </w:rPr>
          <w:delText xml:space="preserve">, and therefore restrict creativity, serendipity, and discovery</w:delText>
        </w:r>
      </w:del>
      <w:r w:rsidDel="00000000" w:rsidR="00000000" w:rsidRPr="00000000">
        <w:rPr>
          <w:rtl w:val="0"/>
          <w:rPrChange w:author="Moin Syed" w:id="0" w:date="2026-04-30T14:17:19Z">
            <w:rPr/>
          </w:rPrChange>
        </w:rPr>
        <w:t xml:space="preserve">. As we are nearly 15 years on from the initial proposal to adopt registration in psychology, it seems time to formally examine whether these concerns have any merit. The purpose of the present study is </w:t>
      </w:r>
      <w:ins w:author="Moin Syed" w:id="5" w:date="2026-04-27T18:54:23Z">
        <w:r w:rsidDel="00000000" w:rsidR="00000000" w:rsidRPr="00000000">
          <w:rPr>
            <w:rtl w:val="0"/>
            <w:rPrChange w:author="Moin Syed" w:id="0" w:date="2026-04-30T14:17:19Z">
              <w:rPr/>
            </w:rPrChange>
          </w:rPr>
          <w:t xml:space="preserve">to </w:t>
        </w:r>
        <w:r w:rsidDel="00000000" w:rsidR="00000000" w:rsidRPr="00000000">
          <w:rPr>
            <w:rtl w:val="0"/>
            <w:rPrChange w:author="Moin Syed" w:id="0" w:date="2026-04-30T14:17:19Z">
              <w:rPr/>
            </w:rPrChange>
          </w:rPr>
          <w:t xml:space="preserve">examine the frequency of reports of exploratory research in registered and non-registered articles</w:t>
        </w:r>
      </w:ins>
      <w:del w:author="Moin Syed" w:id="5" w:date="2026-04-27T18:54:23Z">
        <w:r w:rsidDel="00000000" w:rsidR="00000000" w:rsidRPr="00000000">
          <w:rPr>
            <w:rtl w:val="0"/>
            <w:rPrChange w:author="Moin Syed" w:id="0" w:date="2026-04-30T14:17:19Z">
              <w:rPr/>
            </w:rPrChange>
          </w:rPr>
          <w:delText xml:space="preserve">to find out</w:delText>
        </w:r>
      </w:del>
      <w:r w:rsidDel="00000000" w:rsidR="00000000" w:rsidRPr="00000000">
        <w:rPr>
          <w:rtl w:val="0"/>
          <w:rPrChange w:author="Moin Syed" w:id="0" w:date="2026-04-30T14:17:19Z">
            <w:rPr/>
          </w:rPrChange>
        </w:rPr>
        <w:t xml:space="preserve">. In this proposed project, </w:t>
      </w:r>
      <w:ins w:author="Moin Syed" w:id="6" w:date="2026-04-29T16:47:17Z">
        <w:r w:rsidDel="00000000" w:rsidR="00000000" w:rsidRPr="00000000">
          <w:rPr>
            <w:rtl w:val="0"/>
            <w:rPrChange w:author="Moin Syed" w:id="0" w:date="2026-04-30T14:17:19Z">
              <w:rPr/>
            </w:rPrChange>
          </w:rPr>
          <w:t xml:space="preserve">we replicate and extend a study by O’Mahony (2023) by examining </w:t>
        </w:r>
      </w:ins>
      <w:del w:author="Moin Syed" w:id="6" w:date="2026-04-29T16:47:17Z">
        <w:r w:rsidDel="00000000" w:rsidR="00000000" w:rsidRPr="00000000">
          <w:rPr>
            <w:rtl w:val="0"/>
            <w:rPrChange w:author="Moin Syed" w:id="0" w:date="2026-04-30T14:17:19Z">
              <w:rPr/>
            </w:rPrChange>
          </w:rPr>
          <w:delText xml:space="preserve">we will examine</w:delText>
        </w:r>
      </w:del>
      <w:r w:rsidDel="00000000" w:rsidR="00000000" w:rsidRPr="00000000">
        <w:rPr>
          <w:rtl w:val="0"/>
          <w:rPrChange w:author="Moin Syed" w:id="0" w:date="2026-04-30T14:17:19Z">
            <w:rPr/>
          </w:rPrChange>
        </w:rPr>
        <w:t xml:space="preserve"> a matched set of Registered Reports, preregistered articles, and traditional articles (total </w:t>
      </w:r>
      <w:r w:rsidDel="00000000" w:rsidR="00000000" w:rsidRPr="00000000">
        <w:rPr>
          <w:i w:val="1"/>
          <w:iCs w:val="1"/>
          <w:rtl w:val="0"/>
          <w:rPrChange w:author="Moin Syed" w:id="0" w:date="2026-04-30T14:17:19Z">
            <w:rPr>
              <w:i w:val="1"/>
              <w:iCs w:val="1"/>
            </w:rPr>
          </w:rPrChange>
        </w:rPr>
        <w:t xml:space="preserve">N</w:t>
      </w:r>
      <w:r w:rsidDel="00000000" w:rsidR="00000000" w:rsidRPr="00000000">
        <w:rPr>
          <w:rtl w:val="0"/>
          <w:rPrChange w:author="Moin Syed" w:id="0" w:date="2026-04-30T14:17:19Z">
            <w:rPr/>
          </w:rPrChange>
        </w:rPr>
        <w:t xml:space="preserve"> = 300) for the frequency of reported exploratory research, defined </w:t>
      </w:r>
      <w:ins w:author="Moin Syed" w:id="7" w:date="2026-04-30T14:19:29Z">
        <w:r w:rsidDel="00000000" w:rsidR="00000000" w:rsidRPr="00000000">
          <w:rPr>
            <w:rtl w:val="0"/>
            <w:rPrChange w:author="Moin Syed" w:id="0" w:date="2026-04-30T14:17:19Z">
              <w:rPr/>
            </w:rPrChange>
          </w:rPr>
          <w:t xml:space="preserve">as </w:t>
        </w:r>
        <w:r w:rsidDel="00000000" w:rsidR="00000000" w:rsidRPr="00000000">
          <w:rPr>
            <w:rtl w:val="0"/>
            <w:rPrChange w:author="Moin Syed" w:id="8" w:date="2026-04-30T14:19:29Z">
              <w:rPr/>
            </w:rPrChange>
          </w:rPr>
          <w:t xml:space="preserve">any analysis that is indicated to be exploratory in nature or that is indicated to not be a planned test of a specific hypothesis</w:t>
        </w:r>
      </w:ins>
      <w:del w:author="Moin Syed" w:id="7" w:date="2026-04-30T14:19:29Z">
        <w:r w:rsidDel="00000000" w:rsidR="00000000" w:rsidRPr="00000000">
          <w:rPr>
            <w:rtl w:val="0"/>
            <w:rPrChange w:author="Moin Syed" w:id="8" w:date="2026-04-30T14:19:29Z">
              <w:rPr/>
            </w:rPrChange>
          </w:rPr>
          <w:delText xml:space="preserve">as any analysis that is indicated to not be a planned test of a specific hypothesis</w:delText>
        </w:r>
      </w:del>
      <w:r w:rsidDel="00000000" w:rsidR="00000000" w:rsidRPr="00000000">
        <w:rPr>
          <w:rtl w:val="0"/>
          <w:rPrChange w:author="Moin Syed" w:id="0" w:date="2026-04-30T14:17:19Z">
            <w:rPr/>
          </w:rPrChange>
        </w:rPr>
        <w:t xml:space="preserve">. This project will provide strong data that should provide an empirical basis to be used in future discussion about the impact of registration on </w:t>
      </w:r>
      <w:ins w:author="Moin Syed" w:id="9" w:date="2026-04-27T18:54:51Z">
        <w:r w:rsidDel="00000000" w:rsidR="00000000" w:rsidRPr="00000000">
          <w:rPr>
            <w:rtl w:val="0"/>
            <w:rPrChange w:author="Moin Syed" w:id="0" w:date="2026-04-30T14:17:19Z">
              <w:rPr/>
            </w:rPrChange>
          </w:rPr>
          <w:t xml:space="preserve">the reporting of </w:t>
        </w:r>
      </w:ins>
      <w:r w:rsidDel="00000000" w:rsidR="00000000" w:rsidRPr="00000000">
        <w:rPr>
          <w:rtl w:val="0"/>
          <w:rPrChange w:author="Moin Syed" w:id="0" w:date="2026-04-30T14:17:19Z">
            <w:rPr/>
          </w:rPrChange>
        </w:rPr>
        <w:t xml:space="preserve">exploratory research.</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rPrChange w:author="Moin Syed" w:id="0" w:date="2026-04-30T14:17:19Z">
            <w:rPr>
              <w:i w:val="1"/>
              <w:iCs w:val="1"/>
            </w:rPr>
          </w:rPrChange>
        </w:rPr>
      </w:pPr>
      <w:r w:rsidDel="00000000" w:rsidR="00000000" w:rsidRPr="00000000">
        <w:rPr>
          <w:rtl w:val="0"/>
          <w:rPrChange w:author="Moin Syed" w:id="0" w:date="2026-04-30T14:17:19Z">
            <w:rPr/>
          </w:rPrChange>
        </w:rPr>
        <w:t xml:space="preserve">Keywords: </w:t>
      </w:r>
      <w:r w:rsidDel="00000000" w:rsidR="00000000" w:rsidRPr="00000000">
        <w:rPr>
          <w:i w:val="1"/>
          <w:iCs w:val="1"/>
          <w:rtl w:val="0"/>
          <w:rPrChange w:author="Moin Syed" w:id="0" w:date="2026-04-30T14:17:19Z">
            <w:rPr>
              <w:i w:val="1"/>
              <w:iCs w:val="1"/>
            </w:rPr>
          </w:rPrChange>
        </w:rPr>
        <w:t xml:space="preserve">exploratory research, preregistration, registered reports, metascience, open science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rPrChange w:author="Moin Syed" w:id="0" w:date="2026-04-30T14:17:19Z">
            <w:rPr/>
          </w:rPrChange>
        </w:rPr>
      </w:pPr>
      <w:r w:rsidDel="00000000" w:rsidR="00000000" w:rsidRPr="00000000">
        <w:br w:type="page"/>
      </w:r>
      <w:r w:rsidDel="00000000" w:rsidR="00000000" w:rsidRPr="00000000">
        <w:rPr>
          <w:rtl w:val="0"/>
        </w:rPr>
      </w:r>
    </w:p>
    <w:p w:rsidR="00000000" w:rsidDel="00000000" w:rsidP="00000000" w:rsidRDefault="00000000" w:rsidRPr="00000000" w14:paraId="00000028">
      <w:pPr>
        <w:ind w:firstLine="720"/>
        <w:rPr>
          <w:rPrChange w:author="Moin Syed" w:id="0" w:date="2026-04-30T14:17:19Z">
            <w:rPr/>
          </w:rPrChange>
        </w:rPr>
      </w:pPr>
      <w:r w:rsidDel="00000000" w:rsidR="00000000" w:rsidRPr="00000000">
        <w:rPr>
          <w:rtl w:val="0"/>
          <w:rPrChange w:author="Moin Syed" w:id="0" w:date="2026-04-30T14:17:19Z">
            <w:rPr/>
          </w:rPrChange>
        </w:rPr>
        <w:t xml:space="preserve">Psychology’s replication crisis has led to a host of new policies and practices meant to improve the state of our science </w:t>
      </w:r>
      <w:hyperlink r:id="rId10">
        <w:r w:rsidDel="00000000" w:rsidR="00000000" w:rsidRPr="00000000">
          <w:rPr>
            <w:rtl w:val="0"/>
            <w:rPrChange w:author="Moin Syed" w:id="0" w:date="2026-04-30T14:17:19Z">
              <w:rPr/>
            </w:rPrChange>
          </w:rPr>
          <w:t xml:space="preserve">(Munafò, 2017)</w:t>
        </w:r>
      </w:hyperlink>
      <w:r w:rsidDel="00000000" w:rsidR="00000000" w:rsidRPr="00000000">
        <w:rPr>
          <w:rtl w:val="0"/>
          <w:rPrChange w:author="Moin Syed" w:id="0" w:date="2026-04-30T14:17:19Z">
            <w:rPr/>
          </w:rPrChange>
        </w:rPr>
        <w:t xml:space="preserve">. A practice that is central to the reform movement is </w:t>
      </w:r>
      <w:r w:rsidDel="00000000" w:rsidR="00000000" w:rsidRPr="00000000">
        <w:rPr>
          <w:i w:val="1"/>
          <w:iCs w:val="1"/>
          <w:rtl w:val="0"/>
          <w:rPrChange w:author="Moin Syed" w:id="0" w:date="2026-04-30T14:17:19Z">
            <w:rPr>
              <w:i w:val="1"/>
              <w:iCs w:val="1"/>
            </w:rPr>
          </w:rPrChange>
        </w:rPr>
        <w:t xml:space="preserve">preregistration</w:t>
      </w:r>
      <w:r w:rsidDel="00000000" w:rsidR="00000000" w:rsidRPr="00000000">
        <w:rPr>
          <w:rtl w:val="0"/>
          <w:rPrChange w:author="Moin Syed" w:id="0" w:date="2026-04-30T14:17:19Z">
            <w:rPr/>
          </w:rPrChange>
        </w:rPr>
        <w:t xml:space="preserve">, which involves creating </w:t>
      </w:r>
      <w:ins w:author="Moin Syed" w:id="10" w:date="2026-04-27T14:30:12Z">
        <w:r w:rsidDel="00000000" w:rsidR="00000000" w:rsidRPr="00000000">
          <w:rPr>
            <w:rtl w:val="0"/>
            <w:rPrChange w:author="Moin Syed" w:id="0" w:date="2026-04-30T14:17:19Z">
              <w:rPr/>
            </w:rPrChange>
          </w:rPr>
          <w:t xml:space="preserve">a supposedly</w:t>
        </w:r>
      </w:ins>
      <w:del w:author="Moin Syed" w:id="10" w:date="2026-04-27T14:30:12Z">
        <w:r w:rsidDel="00000000" w:rsidR="00000000" w:rsidRPr="00000000">
          <w:rPr>
            <w:rtl w:val="0"/>
            <w:rPrChange w:author="Moin Syed" w:id="0" w:date="2026-04-30T14:17:19Z">
              <w:rPr/>
            </w:rPrChange>
          </w:rPr>
          <w:delText xml:space="preserve">asuppodesly</w:delText>
        </w:r>
      </w:del>
      <w:r w:rsidDel="00000000" w:rsidR="00000000" w:rsidRPr="00000000">
        <w:rPr>
          <w:rtl w:val="0"/>
          <w:rPrChange w:author="Moin Syed" w:id="0" w:date="2026-04-30T14:17:19Z">
            <w:rPr/>
          </w:rPrChange>
        </w:rPr>
        <w:t xml:space="preserve"> accessible and unalterable record of a study plan prior to collecting data and/or conducting analyses </w:t>
      </w:r>
      <w:hyperlink r:id="rId11">
        <w:r w:rsidDel="00000000" w:rsidR="00000000" w:rsidRPr="00000000">
          <w:rPr>
            <w:rtl w:val="0"/>
            <w:rPrChange w:author="Moin Syed" w:id="0" w:date="2026-04-30T14:17:19Z">
              <w:rPr/>
            </w:rPrChange>
          </w:rPr>
          <w:t xml:space="preserve">(Nosek et al., 2018)</w:t>
        </w:r>
      </w:hyperlink>
      <w:r w:rsidDel="00000000" w:rsidR="00000000" w:rsidRPr="00000000">
        <w:rPr>
          <w:rtl w:val="0"/>
          <w:rPrChange w:author="Moin Syed" w:id="0" w:date="2026-04-30T14:17:19Z">
            <w:rPr/>
          </w:rPrChange>
        </w:rPr>
        <w:t xml:space="preserve">. Rooted in the clinical trial registry previously developed for medical research </w:t>
      </w:r>
      <w:hyperlink r:id="rId12">
        <w:r w:rsidDel="00000000" w:rsidR="00000000" w:rsidRPr="00000000">
          <w:rPr>
            <w:rtl w:val="0"/>
            <w:rPrChange w:author="Moin Syed" w:id="0" w:date="2026-04-30T14:17:19Z">
              <w:rPr/>
            </w:rPrChange>
          </w:rPr>
          <w:t xml:space="preserve">(Boutron et al., 2016)</w:t>
        </w:r>
      </w:hyperlink>
      <w:r w:rsidDel="00000000" w:rsidR="00000000" w:rsidRPr="00000000">
        <w:rPr>
          <w:rtl w:val="0"/>
          <w:rPrChange w:author="Moin Syed" w:id="0" w:date="2026-04-30T14:17:19Z">
            <w:rPr/>
          </w:rPrChange>
        </w:rPr>
        <w:t xml:space="preserve">, preregistration is a practice that supports transparency about researchers’ plans, and facilitates comparisons between how those plans correspond to what they actually report </w:t>
      </w:r>
      <w:hyperlink r:id="rId13">
        <w:r w:rsidDel="00000000" w:rsidR="00000000" w:rsidRPr="00000000">
          <w:rPr>
            <w:rtl w:val="0"/>
            <w:rPrChange w:author="Moin Syed" w:id="0" w:date="2026-04-30T14:17:19Z">
              <w:rPr/>
            </w:rPrChange>
          </w:rPr>
          <w:t xml:space="preserve">(Claesen et al., 2021; Willroth &amp; Atherton, 2024)</w:t>
        </w:r>
      </w:hyperlink>
      <w:r w:rsidDel="00000000" w:rsidR="00000000" w:rsidRPr="00000000">
        <w:rPr>
          <w:rtl w:val="0"/>
          <w:rPrChange w:author="Moin Syed" w:id="0" w:date="2026-04-30T14:17:19Z">
            <w:rPr/>
          </w:rPrChange>
        </w:rPr>
        <w:t xml:space="preserve">. An early and persistent concern about widescale implementation of preregistration in psychology is that doing so would reduce the frequency and value of exploratory work, and therefore restrict creativity, serendipity, and discovery </w:t>
      </w:r>
      <w:hyperlink r:id="rId14">
        <w:r w:rsidDel="00000000" w:rsidR="00000000" w:rsidRPr="00000000">
          <w:rPr>
            <w:rtl w:val="0"/>
            <w:rPrChange w:author="Moin Syed" w:id="0" w:date="2026-04-30T14:17:19Z">
              <w:rPr/>
            </w:rPrChange>
          </w:rPr>
          <w:t xml:space="preserve">(Goldin-Meadow, 2016; Scott, 2013)</w:t>
        </w:r>
      </w:hyperlink>
      <w:del w:author="Moin Syed" w:id="11" w:date="2026-04-27T18:44:43Z">
        <w:r w:rsidDel="00000000" w:rsidR="00000000" w:rsidRPr="00000000">
          <w:rPr>
            <w:rtl w:val="0"/>
            <w:rPrChange w:author="Moin Syed" w:id="0" w:date="2026-04-30T14:17:19Z">
              <w:rPr/>
            </w:rPrChange>
          </w:rPr>
          <w:delText xml:space="preserve">. </w:delText>
        </w:r>
      </w:del>
      <w:r w:rsidDel="00000000" w:rsidR="00000000" w:rsidRPr="00000000">
        <w:rPr>
          <w:rtl w:val="0"/>
          <w:rPrChange w:author="Moin Syed" w:id="0" w:date="2026-04-30T14:17:19Z">
            <w:rPr/>
          </w:rPrChange>
        </w:rPr>
        <w:t xml:space="preserve">As we are nearly 15 years on from the initial proposal to adopt preregistration in psychology, it seems time to formally examine whether the</w:t>
      </w:r>
      <w:del w:author="Moin Syed" w:id="12" w:date="2026-04-27T18:05:49Z">
        <w:r w:rsidDel="00000000" w:rsidR="00000000" w:rsidRPr="00000000">
          <w:rPr>
            <w:rtl w:val="0"/>
            <w:rPrChange w:author="Moin Syed" w:id="0" w:date="2026-04-30T14:17:19Z">
              <w:rPr/>
            </w:rPrChange>
          </w:rPr>
          <w:delText xml:space="preserve">se</w:delText>
        </w:r>
      </w:del>
      <w:r w:rsidDel="00000000" w:rsidR="00000000" w:rsidRPr="00000000">
        <w:rPr>
          <w:rtl w:val="0"/>
          <w:rPrChange w:author="Moin Syed" w:id="0" w:date="2026-04-30T14:17:19Z">
            <w:rPr/>
          </w:rPrChange>
        </w:rPr>
        <w:t xml:space="preserve"> concern</w:t>
      </w:r>
      <w:ins w:author="Moin Syed" w:id="13" w:date="2026-04-27T18:05:51Z">
        <w:r w:rsidDel="00000000" w:rsidR="00000000" w:rsidRPr="00000000">
          <w:rPr>
            <w:rtl w:val="0"/>
            <w:rPrChange w:author="Moin Syed" w:id="0" w:date="2026-04-30T14:17:19Z">
              <w:rPr/>
            </w:rPrChange>
          </w:rPr>
          <w:t xml:space="preserve"> about preregistration restricting exploratory work</w:t>
        </w:r>
      </w:ins>
      <w:del w:author="Moin Syed" w:id="13" w:date="2026-04-27T18:05:51Z">
        <w:r w:rsidDel="00000000" w:rsidR="00000000" w:rsidRPr="00000000">
          <w:rPr>
            <w:rtl w:val="0"/>
            <w:rPrChange w:author="Moin Syed" w:id="0" w:date="2026-04-30T14:17:19Z">
              <w:rPr/>
            </w:rPrChange>
          </w:rPr>
          <w:delText xml:space="preserve">s</w:delText>
        </w:r>
      </w:del>
      <w:r w:rsidDel="00000000" w:rsidR="00000000" w:rsidRPr="00000000">
        <w:rPr>
          <w:rtl w:val="0"/>
          <w:rPrChange w:author="Moin Syed" w:id="0" w:date="2026-04-30T14:17:19Z">
            <w:rPr/>
          </w:rPrChange>
        </w:rPr>
        <w:t xml:space="preserve"> ha</w:t>
      </w:r>
      <w:ins w:author="Moin Syed" w:id="14" w:date="2026-04-27T18:06:08Z">
        <w:r w:rsidDel="00000000" w:rsidR="00000000" w:rsidRPr="00000000">
          <w:rPr>
            <w:rtl w:val="0"/>
            <w:rPrChange w:author="Moin Syed" w:id="0" w:date="2026-04-30T14:17:19Z">
              <w:rPr/>
            </w:rPrChange>
          </w:rPr>
          <w:t xml:space="preserve">s</w:t>
        </w:r>
      </w:ins>
      <w:del w:author="Moin Syed" w:id="14" w:date="2026-04-27T18:06:08Z">
        <w:r w:rsidDel="00000000" w:rsidR="00000000" w:rsidRPr="00000000">
          <w:rPr>
            <w:rtl w:val="0"/>
            <w:rPrChange w:author="Moin Syed" w:id="0" w:date="2026-04-30T14:17:19Z">
              <w:rPr/>
            </w:rPrChange>
          </w:rPr>
          <w:delText xml:space="preserve">ve</w:delText>
        </w:r>
      </w:del>
      <w:r w:rsidDel="00000000" w:rsidR="00000000" w:rsidRPr="00000000">
        <w:rPr>
          <w:rtl w:val="0"/>
          <w:rPrChange w:author="Moin Syed" w:id="0" w:date="2026-04-30T14:17:19Z">
            <w:rPr/>
          </w:rPrChange>
        </w:rPr>
        <w:t xml:space="preserve"> any merit. </w:t>
      </w:r>
      <w:ins w:author="Moin Syed" w:id="15" w:date="2026-04-27T18:06:12Z">
        <w:r w:rsidDel="00000000" w:rsidR="00000000" w:rsidRPr="00000000">
          <w:rPr>
            <w:rtl w:val="0"/>
            <w:rPrChange w:author="Moin Syed" w:id="0" w:date="2026-04-30T14:17:19Z">
              <w:rPr/>
            </w:rPrChange>
          </w:rPr>
          <w:t xml:space="preserve">Accordingly, </w:t>
        </w:r>
      </w:ins>
      <w:del w:author="Moin Syed" w:id="15" w:date="2026-04-27T18:06:12Z">
        <w:r w:rsidDel="00000000" w:rsidR="00000000" w:rsidRPr="00000000">
          <w:rPr>
            <w:rtl w:val="0"/>
            <w:rPrChange w:author="Moin Syed" w:id="0" w:date="2026-04-30T14:17:19Z">
              <w:rPr/>
            </w:rPrChange>
          </w:rPr>
          <w:delText xml:space="preserve">T</w:delText>
        </w:r>
      </w:del>
      <w:r w:rsidDel="00000000" w:rsidR="00000000" w:rsidRPr="00000000">
        <w:rPr>
          <w:rtl w:val="0"/>
          <w:rPrChange w:author="Moin Syed" w:id="0" w:date="2026-04-30T14:17:19Z">
            <w:rPr/>
          </w:rPrChange>
        </w:rPr>
        <w:t xml:space="preserve">he purpose of the present study is to </w:t>
      </w:r>
      <w:del w:author="Moin Syed" w:id="16" w:date="2026-04-27T18:06:24Z">
        <w:r w:rsidDel="00000000" w:rsidR="00000000" w:rsidRPr="00000000">
          <w:rPr>
            <w:rtl w:val="0"/>
            <w:rPrChange w:author="Moin Syed" w:id="0" w:date="2026-04-30T14:17:19Z">
              <w:rPr/>
            </w:rPrChange>
          </w:rPr>
          <w:delText xml:space="preserve">find out.</w:delText>
        </w:r>
      </w:del>
      <w:ins w:author="Moin Syed" w:id="16" w:date="2026-04-27T18:06:24Z">
        <w:r w:rsidDel="00000000" w:rsidR="00000000" w:rsidRPr="00000000">
          <w:rPr>
            <w:rtl w:val="0"/>
            <w:rPrChange w:author="Moin Syed" w:id="0" w:date="2026-04-30T14:17:19Z">
              <w:rPr/>
            </w:rPrChange>
          </w:rPr>
          <w:t xml:space="preserve"> examine the frequency of reports of exploratory research in registered and non-registered articles.</w:t>
        </w:r>
      </w:ins>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b w:val="1"/>
          <w:bCs w:val="1"/>
          <w:rPrChange w:author="Moin Syed" w:id="0" w:date="2026-04-30T14:17:19Z">
            <w:rPr>
              <w:b w:val="1"/>
              <w:bCs w:val="1"/>
            </w:rPr>
          </w:rPrChange>
        </w:rPr>
      </w:pPr>
      <w:r w:rsidDel="00000000" w:rsidR="00000000" w:rsidRPr="00000000">
        <w:rPr>
          <w:b w:val="1"/>
          <w:bCs w:val="1"/>
          <w:rtl w:val="0"/>
          <w:rPrChange w:author="Moin Syed" w:id="0" w:date="2026-04-30T14:17:19Z">
            <w:rPr>
              <w:b w:val="1"/>
              <w:bCs w:val="1"/>
            </w:rPr>
          </w:rPrChange>
        </w:rPr>
        <w:t xml:space="preserve">Fallout from the Confirmatory/Exploratory Divide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ind w:firstLine="720"/>
        <w:rPr>
          <w:rPrChange w:author="Moin Syed" w:id="0" w:date="2026-04-30T14:17:19Z">
            <w:rPr/>
          </w:rPrChange>
        </w:rPr>
      </w:pPr>
      <w:r w:rsidDel="00000000" w:rsidR="00000000" w:rsidRPr="00000000">
        <w:rPr>
          <w:rtl w:val="0"/>
          <w:rPrChange w:author="Moin Syed" w:id="0" w:date="2026-04-30T14:17:19Z">
            <w:rPr/>
          </w:rPrChange>
        </w:rPr>
        <w:t xml:space="preserve">The function that preregistration is meant to serve is not always clear or consistent </w:t>
      </w:r>
      <w:hyperlink r:id="rId15">
        <w:r w:rsidDel="00000000" w:rsidR="00000000" w:rsidRPr="00000000">
          <w:rPr>
            <w:rtl w:val="0"/>
            <w:rPrChange w:author="Moin Syed" w:id="0" w:date="2026-04-30T14:17:19Z">
              <w:rPr/>
            </w:rPrChange>
          </w:rPr>
          <w:t xml:space="preserve">(Lakens, 2019)</w:t>
        </w:r>
      </w:hyperlink>
      <w:r w:rsidDel="00000000" w:rsidR="00000000" w:rsidRPr="00000000">
        <w:rPr>
          <w:rtl w:val="0"/>
          <w:rPrChange w:author="Moin Syed" w:id="0" w:date="2026-04-30T14:17:19Z">
            <w:rPr/>
          </w:rPrChange>
        </w:rPr>
        <w:t xml:space="preserve">. Resolving debates about the function of preregistration is outside of the scope of the current project, as are debates about the utility of preregistration </w:t>
      </w:r>
      <w:hyperlink r:id="rId16">
        <w:r w:rsidDel="00000000" w:rsidR="00000000" w:rsidRPr="00000000">
          <w:rPr>
            <w:rtl w:val="0"/>
            <w:rPrChange w:author="Moin Syed" w:id="0" w:date="2026-04-30T14:17:19Z">
              <w:rPr/>
            </w:rPrChange>
          </w:rPr>
          <w:t xml:space="preserve">(see Lakens, 2019; Syed, 2024; Szollosi et al., 2020 for discussion of these issues)</w:t>
        </w:r>
      </w:hyperlink>
      <w:r w:rsidDel="00000000" w:rsidR="00000000" w:rsidRPr="00000000">
        <w:rPr>
          <w:rtl w:val="0"/>
          <w:rPrChange w:author="Moin Syed" w:id="0" w:date="2026-04-30T14:17:19Z">
            <w:rPr/>
          </w:rPrChange>
        </w:rPr>
        <w:t xml:space="preserve">. An early prominent argument for preregistration is that it allows for a clearer separation between </w:t>
      </w:r>
      <w:r w:rsidDel="00000000" w:rsidR="00000000" w:rsidRPr="00000000">
        <w:rPr>
          <w:i w:val="1"/>
          <w:iCs w:val="1"/>
          <w:rtl w:val="0"/>
          <w:rPrChange w:author="Moin Syed" w:id="0" w:date="2026-04-30T14:17:19Z">
            <w:rPr>
              <w:i w:val="1"/>
              <w:iCs w:val="1"/>
            </w:rPr>
          </w:rPrChange>
        </w:rPr>
        <w:t xml:space="preserve">confirmatory</w:t>
      </w:r>
      <w:r w:rsidDel="00000000" w:rsidR="00000000" w:rsidRPr="00000000">
        <w:rPr>
          <w:rtl w:val="0"/>
          <w:rPrChange w:author="Moin Syed" w:id="0" w:date="2026-04-30T14:17:19Z">
            <w:rPr/>
          </w:rPrChange>
        </w:rPr>
        <w:t xml:space="preserve"> analyses, or </w:t>
      </w:r>
      <w:r w:rsidDel="00000000" w:rsidR="00000000" w:rsidRPr="00000000">
        <w:rPr>
          <w:i w:val="1"/>
          <w:iCs w:val="1"/>
          <w:rtl w:val="0"/>
          <w:rPrChange w:author="Caroline Armstrong" w:id="17" w:date="2026-04-30T14:57:45Z">
            <w:rPr/>
          </w:rPrChange>
        </w:rPr>
        <w:t xml:space="preserve">hypotheses generated prior to the study</w:t>
      </w:r>
      <w:r w:rsidDel="00000000" w:rsidR="00000000" w:rsidRPr="00000000">
        <w:rPr>
          <w:rtl w:val="0"/>
          <w:rPrChange w:author="Moin Syed" w:id="0" w:date="2026-04-30T14:17:19Z">
            <w:rPr/>
          </w:rPrChange>
        </w:rPr>
        <w:t xml:space="preserve">, and </w:t>
      </w:r>
      <w:r w:rsidDel="00000000" w:rsidR="00000000" w:rsidRPr="00000000">
        <w:rPr>
          <w:i w:val="1"/>
          <w:iCs w:val="1"/>
          <w:rtl w:val="0"/>
          <w:rPrChange w:author="Moin Syed" w:id="0" w:date="2026-04-30T14:17:19Z">
            <w:rPr>
              <w:i w:val="1"/>
              <w:iCs w:val="1"/>
            </w:rPr>
          </w:rPrChange>
        </w:rPr>
        <w:t xml:space="preserve">exploratory</w:t>
      </w:r>
      <w:r w:rsidDel="00000000" w:rsidR="00000000" w:rsidRPr="00000000">
        <w:rPr>
          <w:rtl w:val="0"/>
          <w:rPrChange w:author="Moin Syed" w:id="0" w:date="2026-04-30T14:17:19Z">
            <w:rPr/>
          </w:rPrChange>
        </w:rPr>
        <w:t xml:space="preserve"> analyses, or </w:t>
      </w:r>
      <w:r w:rsidDel="00000000" w:rsidR="00000000" w:rsidRPr="00000000">
        <w:rPr>
          <w:i w:val="1"/>
          <w:iCs w:val="1"/>
          <w:rtl w:val="0"/>
          <w:rPrChange w:author="Caroline Armstrong" w:id="18" w:date="2026-04-30T14:57:50Z">
            <w:rPr/>
          </w:rPrChange>
        </w:rPr>
        <w:t xml:space="preserve">analyses for which there were no prior hypotheses</w:t>
      </w:r>
      <w:r w:rsidDel="00000000" w:rsidR="00000000" w:rsidRPr="00000000">
        <w:rPr>
          <w:rtl w:val="0"/>
          <w:rPrChange w:author="Moin Syed" w:id="0" w:date="2026-04-30T14:17:19Z">
            <w:rPr/>
          </w:rPrChange>
        </w:rPr>
        <w:t xml:space="preserve"> </w:t>
      </w:r>
      <w:hyperlink r:id="rId17">
        <w:r w:rsidDel="00000000" w:rsidR="00000000" w:rsidRPr="00000000">
          <w:rPr>
            <w:rtl w:val="0"/>
            <w:rPrChange w:author="Moin Syed" w:id="0" w:date="2026-04-30T14:17:19Z">
              <w:rPr/>
            </w:rPrChange>
          </w:rPr>
          <w:t xml:space="preserve">(Wagenmakers et al., 2012)</w:t>
        </w:r>
      </w:hyperlink>
      <w:r w:rsidDel="00000000" w:rsidR="00000000" w:rsidRPr="00000000">
        <w:rPr>
          <w:rtl w:val="0"/>
          <w:rPrChange w:author="Moin Syed" w:id="0" w:date="2026-04-30T14:17:19Z">
            <w:rPr/>
          </w:rPrChange>
        </w:rPr>
        <w:t xml:space="preserve">. This framing was in direct response to concerns about questionable research practices (</w:t>
      </w:r>
      <w:r w:rsidDel="00000000" w:rsidR="00000000" w:rsidRPr="00000000">
        <w:rPr>
          <w:rtl w:val="0"/>
          <w:rPrChange w:author="Moin Syed" w:id="0" w:date="2026-04-30T14:17:19Z">
            <w:rPr/>
          </w:rPrChange>
        </w:rPr>
        <w:t xml:space="preserve">or </w:t>
      </w:r>
      <w:r w:rsidDel="00000000" w:rsidR="00000000" w:rsidRPr="00000000">
        <w:rPr>
          <w:i w:val="1"/>
          <w:iCs w:val="1"/>
          <w:rtl w:val="0"/>
          <w:rPrChange w:author="Moin Syed" w:id="0" w:date="2026-04-30T14:17:19Z">
            <w:rPr>
              <w:i w:val="1"/>
              <w:iCs w:val="1"/>
            </w:rPr>
          </w:rPrChange>
        </w:rPr>
        <w:t xml:space="preserve">p</w:t>
      </w:r>
      <w:r w:rsidDel="00000000" w:rsidR="00000000" w:rsidRPr="00000000">
        <w:rPr>
          <w:rtl w:val="0"/>
          <w:rPrChange w:author="Moin Syed" w:id="0" w:date="2026-04-30T14:17:19Z">
            <w:rPr/>
          </w:rPrChange>
        </w:rPr>
        <w:t xml:space="preserve">-hacking, researcher degrees of freedom, garden of forking paths</w:t>
      </w:r>
      <w:ins w:author="Moin Syed" w:id="19" w:date="2026-04-30T19:14:00Z">
        <w:r w:rsidDel="00000000" w:rsidR="00000000" w:rsidRPr="00000000">
          <w:rPr>
            <w:rtl w:val="0"/>
            <w:rPrChange w:author="Moin Syed" w:id="0" w:date="2026-04-30T14:17:19Z">
              <w:rPr/>
            </w:rPrChange>
          </w:rPr>
          <w:t xml:space="preserve">; Gelman &amp; Loken, 2013; Head et al., 2015; Simmons et al., 2011</w:t>
        </w:r>
      </w:ins>
      <w:r w:rsidDel="00000000" w:rsidR="00000000" w:rsidRPr="00000000">
        <w:rPr>
          <w:rtl w:val="0"/>
          <w:rPrChange w:author="Moin Syed" w:id="0" w:date="2026-04-30T14:17:19Z">
            <w:rPr/>
          </w:rPrChange>
        </w:rPr>
        <w:t xml:space="preserve">), in which researchers fail to disclose all of the analyses that were conducted other than the statistically significant results presented in their papers, as well as HARKing </w:t>
      </w:r>
      <w:hyperlink r:id="rId18">
        <w:r w:rsidDel="00000000" w:rsidR="00000000" w:rsidRPr="00000000">
          <w:rPr>
            <w:rtl w:val="0"/>
            <w:rPrChange w:author="Moin Syed" w:id="0" w:date="2026-04-30T14:17:19Z">
              <w:rPr/>
            </w:rPrChange>
          </w:rPr>
          <w:t xml:space="preserve">(hypothesizing after results are known; Kerr, 1998)</w:t>
        </w:r>
      </w:hyperlink>
      <w:r w:rsidDel="00000000" w:rsidR="00000000" w:rsidRPr="00000000">
        <w:rPr>
          <w:rtl w:val="0"/>
          <w:rPrChange w:author="Moin Syed" w:id="0" w:date="2026-04-30T14:17:19Z">
            <w:rPr/>
          </w:rPrChange>
        </w:rPr>
        <w:t xml:space="preserve">, in which researchers reframe exploratory findings as though they were confirmatory.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ind w:firstLine="720"/>
        <w:rPr>
          <w:ins w:author="Caroline Armstrong" w:id="20" w:date="2026-04-30T14:51:56Z"/>
          <w:del w:author="Moin Syed" w:id="22" w:date="2026-04-30T19:18:58Z"/>
          <w:rPrChange w:author="Moin Syed" w:id="0" w:date="2026-04-30T14:17:19Z">
            <w:rPr/>
          </w:rPrChange>
        </w:rPr>
      </w:pPr>
      <w:r w:rsidDel="00000000" w:rsidR="00000000" w:rsidRPr="00000000">
        <w:rPr>
          <w:rtl w:val="0"/>
          <w:rPrChange w:author="Moin Syed" w:id="0" w:date="2026-04-30T14:17:19Z">
            <w:rPr/>
          </w:rPrChange>
        </w:rPr>
        <w:t xml:space="preserve">The distinction between confirmatory and exploratory is not always so clear in practice </w:t>
      </w:r>
      <w:hyperlink r:id="rId19">
        <w:r w:rsidDel="00000000" w:rsidR="00000000" w:rsidRPr="00000000">
          <w:rPr>
            <w:rtl w:val="0"/>
            <w:rPrChange w:author="Moin Syed" w:id="0" w:date="2026-04-30T14:17:19Z">
              <w:rPr/>
            </w:rPrChange>
          </w:rPr>
          <w:t xml:space="preserve">(Szollosi &amp; Donkin, 2021; Wagenmakers et al., 2012)</w:t>
        </w:r>
      </w:hyperlink>
      <w:r w:rsidDel="00000000" w:rsidR="00000000" w:rsidRPr="00000000">
        <w:rPr>
          <w:rtl w:val="0"/>
          <w:rPrChange w:author="Moin Syed" w:id="0" w:date="2026-04-30T14:17:19Z">
            <w:rPr/>
          </w:rPrChange>
        </w:rPr>
        <w:t xml:space="preserve">. Part of the problem is that there is not a clear or consistent definition of what constitutes exploratory research. Indeed, this is an active area of discussion </w:t>
      </w:r>
      <w:hyperlink r:id="rId20">
        <w:r w:rsidDel="00000000" w:rsidR="00000000" w:rsidRPr="00000000">
          <w:rPr>
            <w:rtl w:val="0"/>
            <w:rPrChange w:author="Moin Syed" w:id="0" w:date="2026-04-30T14:17:19Z">
              <w:rPr/>
            </w:rPrChange>
          </w:rPr>
          <w:t xml:space="preserve">(Feest &amp; Devezer, 2025)</w:t>
        </w:r>
      </w:hyperlink>
      <w:ins w:author="Caroline Armstrong" w:id="20" w:date="2026-04-30T14:51:56Z">
        <w:r w:rsidDel="00000000" w:rsidR="00000000" w:rsidRPr="00000000">
          <w:rPr>
            <w:rtl w:val="0"/>
            <w:rPrChange w:author="Moin Syed" w:id="0" w:date="2026-04-30T14:17:19Z">
              <w:rPr/>
            </w:rPrChange>
          </w:rPr>
          <w:t xml:space="preserve">. Lack of clarity </w:t>
        </w:r>
        <w:r w:rsidDel="00000000" w:rsidR="00000000" w:rsidRPr="00000000">
          <w:rPr>
            <w:rtl w:val="0"/>
            <w:rPrChange w:author="Moin Syed" w:id="0" w:date="2026-04-30T14:17:19Z">
              <w:rPr/>
            </w:rPrChange>
          </w:rPr>
          <w:t xml:space="preserve">is </w:t>
        </w:r>
      </w:ins>
      <w:ins w:author="Moin Syed" w:id="21" w:date="2026-04-30T19:18:43Z">
        <w:r w:rsidDel="00000000" w:rsidR="00000000" w:rsidRPr="00000000">
          <w:rPr>
            <w:rtl w:val="0"/>
            <w:rPrChange w:author="Moin Syed" w:id="0" w:date="2026-04-30T14:17:19Z">
              <w:rPr/>
            </w:rPrChange>
          </w:rPr>
          <w:t xml:space="preserve">partially </w:t>
        </w:r>
      </w:ins>
      <w:ins w:author="Caroline Armstrong" w:id="20" w:date="2026-04-30T14:51:56Z">
        <w:r w:rsidDel="00000000" w:rsidR="00000000" w:rsidRPr="00000000">
          <w:rPr>
            <w:rtl w:val="0"/>
            <w:rPrChange w:author="Moin Syed" w:id="0" w:date="2026-04-30T14:17:19Z">
              <w:rPr/>
            </w:rPrChange>
          </w:rPr>
          <w:t xml:space="preserve">related to the fact that confirmatory/exploratory forms a continuum of potential data analytic approaches </w:t>
        </w:r>
        <w:r w:rsidDel="00000000" w:rsidR="00000000" w:rsidRPr="00000000">
          <w:fldChar w:fldCharType="begin"/>
        </w:r>
        <w:r w:rsidDel="00000000" w:rsidR="00000000" w:rsidRPr="00000000">
          <w:instrText xml:space="preserve">HYPERLINK "https://www.zotero.org/google-docs/?xN2iMb"</w:instrText>
        </w:r>
        <w:r w:rsidDel="00000000" w:rsidR="00000000" w:rsidRPr="00000000">
          <w:fldChar w:fldCharType="separate"/>
        </w:r>
        <w:r w:rsidDel="00000000" w:rsidR="00000000" w:rsidRPr="00000000">
          <w:rPr>
            <w:rtl w:val="0"/>
            <w:rPrChange w:author="Moin Syed" w:id="0" w:date="2026-04-30T14:17:19Z">
              <w:rPr/>
            </w:rPrChange>
          </w:rPr>
          <w:t xml:space="preserve">(Wagenmakers et al., 2012)</w:t>
        </w:r>
        <w:r w:rsidDel="00000000" w:rsidR="00000000" w:rsidRPr="00000000">
          <w:fldChar w:fldCharType="end"/>
        </w:r>
        <w:r w:rsidDel="00000000" w:rsidR="00000000" w:rsidRPr="00000000">
          <w:rPr>
            <w:rtl w:val="0"/>
            <w:rPrChange w:author="Moin Syed" w:id="0" w:date="2026-04-30T14:17:19Z">
              <w:rPr/>
            </w:rPrChange>
          </w:rPr>
          <w:t xml:space="preserve">. Accordingly, many have moved away from emphasizing the distinction in the context of preregistration in favor of a distinction between data-independent and data-dependent decision-making </w:t>
        </w:r>
        <w:r w:rsidDel="00000000" w:rsidR="00000000" w:rsidRPr="00000000">
          <w:fldChar w:fldCharType="begin"/>
        </w:r>
        <w:r w:rsidDel="00000000" w:rsidR="00000000" w:rsidRPr="00000000">
          <w:instrText xml:space="preserve">HYPERLINK "https://www.zotero.org/google-docs/?gXF6yL"</w:instrText>
        </w:r>
        <w:r w:rsidDel="00000000" w:rsidR="00000000" w:rsidRPr="00000000">
          <w:fldChar w:fldCharType="separate"/>
        </w:r>
        <w:r w:rsidDel="00000000" w:rsidR="00000000" w:rsidRPr="00000000">
          <w:rPr>
            <w:rtl w:val="0"/>
            <w:rPrChange w:author="Moin Syed" w:id="0" w:date="2026-04-30T14:17:19Z">
              <w:rPr/>
            </w:rPrChange>
          </w:rPr>
          <w:t xml:space="preserve">(e.g., Srivastava, 2018)</w:t>
        </w:r>
        <w:r w:rsidDel="00000000" w:rsidR="00000000" w:rsidRPr="00000000">
          <w:fldChar w:fldCharType="end"/>
        </w:r>
        <w:r w:rsidDel="00000000" w:rsidR="00000000" w:rsidRPr="00000000">
          <w:rPr>
            <w:rtl w:val="0"/>
            <w:rPrChange w:author="Moin Syed" w:id="0" w:date="2026-04-30T14:17:19Z">
              <w:rPr/>
            </w:rPrChange>
          </w:rPr>
          <w:t xml:space="preserve">. </w:t>
        </w:r>
        <w:del w:author="Moin Syed" w:id="22" w:date="2026-04-30T19:18:58Z">
          <w:r w:rsidDel="00000000" w:rsidR="00000000" w:rsidRPr="00000000">
            <w:rPr>
              <w:rtl w:val="0"/>
            </w:rPr>
          </w:r>
        </w:del>
      </w:ins>
    </w:p>
    <w:p w:rsidR="00000000" w:rsidDel="00000000" w:rsidP="00000000" w:rsidRDefault="00000000" w:rsidRPr="00000000" w14:paraId="0000002F">
      <w:pPr>
        <w:ind w:firstLine="720"/>
        <w:rPr>
          <w:rPrChange w:author="Moin Syed" w:id="0" w:date="2026-04-30T14:17:19Z">
            <w:rPr/>
          </w:rPrChange>
        </w:rPr>
      </w:pPr>
      <w:ins w:author="Caroline Armstrong" w:id="20" w:date="2026-04-30T14:51:56Z">
        <w:r w:rsidDel="00000000" w:rsidR="00000000" w:rsidRPr="00000000">
          <w:rPr>
            <w:rtl w:val="0"/>
            <w:rPrChange w:author="Moin Syed" w:id="0" w:date="2026-04-30T14:17:19Z">
              <w:rPr/>
            </w:rPrChange>
          </w:rPr>
          <w:t xml:space="preserve"> </w:t>
        </w:r>
      </w:ins>
      <w:del w:author="Caroline Armstrong" w:id="20" w:date="2026-04-30T14:51:56Z">
        <w:r w:rsidDel="00000000" w:rsidR="00000000" w:rsidRPr="00000000">
          <w:rPr>
            <w:rtl w:val="0"/>
            <w:rPrChange w:author="Moin Syed" w:id="0" w:date="2026-04-30T14:17:19Z">
              <w:rPr/>
            </w:rPrChange>
          </w:rPr>
          <w:delText xml:space="preserve">,</w:delText>
        </w:r>
      </w:del>
      <w:r w:rsidDel="00000000" w:rsidR="00000000" w:rsidRPr="00000000">
        <w:rPr>
          <w:rtl w:val="0"/>
          <w:rPrChange w:author="Moin Syed" w:id="0" w:date="2026-04-30T14:17:19Z">
            <w:rPr/>
          </w:rPrChange>
        </w:rPr>
        <w:t xml:space="preserve"> </w:t>
      </w:r>
      <w:ins w:author="Caroline Armstrong" w:id="23" w:date="2026-04-30T14:54:01Z">
        <w:r w:rsidDel="00000000" w:rsidR="00000000" w:rsidRPr="00000000">
          <w:rPr>
            <w:rtl w:val="0"/>
            <w:rPrChange w:author="Caroline Armstrong" w:id="24" w:date="2026-04-30T14:54:01Z">
              <w:rPr/>
            </w:rPrChange>
          </w:rPr>
          <w:t xml:space="preserve">Nevertheless, the confirmatory/exploratory distinction was prominent as preregistration was gaining momentum. </w:t>
        </w:r>
        <w:del w:author="Caroline Armstrong" w:id="25" w:date="2026-04-30T14:56:15Z">
          <w:r w:rsidDel="00000000" w:rsidR="00000000" w:rsidRPr="00000000">
            <w:rPr>
              <w:rtl w:val="0"/>
              <w:rPrChange w:author="Caroline Armstrong" w:id="24" w:date="2026-04-30T14:54:01Z">
                <w:rPr/>
              </w:rPrChange>
            </w:rPr>
            <w:delText xml:space="preserve">Our own conception of “exploratory” is </w:delText>
          </w:r>
          <w:commentRangeStart w:id="0"/>
          <w:commentRangeStart w:id="1"/>
          <w:commentRangeStart w:id="2"/>
          <w:r w:rsidDel="00000000" w:rsidR="00000000" w:rsidRPr="00000000">
            <w:rPr>
              <w:i w:val="1"/>
              <w:iCs w:val="1"/>
              <w:rtl w:val="0"/>
              <w:rPrChange w:author="Caroline Armstrong" w:id="24" w:date="2026-04-30T14:54:01Z">
                <w:rPr/>
              </w:rPrChange>
            </w:rPr>
            <w:delText xml:space="preserve">any analysis that is indicated to not be a planned test of a specific hypothesis</w:delText>
          </w:r>
          <w:r w:rsidDel="00000000" w:rsidR="00000000" w:rsidRPr="00000000">
            <w:rPr>
              <w:rtl w:val="0"/>
              <w:rPrChange w:author="Caroline Armstrong" w:id="24" w:date="2026-04-30T14:54:01Z">
                <w:rPr/>
              </w:rPrChange>
            </w:rPr>
            <w:delText xml:space="preserve">. This </w:delText>
          </w:r>
        </w:del>
      </w:ins>
      <w:del w:author="Caroline Armstrong" w:id="25" w:date="2026-04-30T14:56:15Z">
        <w:r w:rsidDel="00000000" w:rsidR="00000000" w:rsidRPr="00000000">
          <w:rPr>
            <w:rtl w:val="0"/>
            <w:rPrChange w:author="Moin Syed" w:id="0" w:date="2026-04-30T14:17:19Z">
              <w:rPr/>
            </w:rPrChange>
          </w:rPr>
          <w:delText xml:space="preserve">a point we are setting aside due to our focus on whether </w:delText>
        </w:r>
      </w:del>
      <w:ins w:author="Moin Syed" w:id="26" w:date="2026-04-27T18:12:55Z">
        <w:del w:author="Caroline Armstrong" w:id="25" w:date="2026-04-30T14:56:15Z">
          <w:r w:rsidDel="00000000" w:rsidR="00000000" w:rsidRPr="00000000">
            <w:rPr>
              <w:rtl w:val="0"/>
              <w:rPrChange w:author="Moin Syed" w:id="0" w:date="2026-04-30T14:17:19Z">
                <w:rPr/>
              </w:rPrChange>
            </w:rPr>
            <w:delText xml:space="preserve">or not </w:delText>
          </w:r>
        </w:del>
      </w:ins>
      <w:del w:author="Caroline Armstrong" w:id="25" w:date="2026-04-30T14:56:15Z">
        <w:r w:rsidDel="00000000" w:rsidR="00000000" w:rsidRPr="00000000">
          <w:rPr>
            <w:rtl w:val="0"/>
            <w:rPrChange w:author="Moin Syed" w:id="0" w:date="2026-04-30T14:17:19Z">
              <w:rPr/>
            </w:rPrChange>
          </w:rPr>
          <w:delText xml:space="preserve">researchers claim they are doing </w:delText>
        </w:r>
        <w:r w:rsidDel="00000000" w:rsidR="00000000" w:rsidRPr="00000000">
          <w:rPr>
            <w:rtl w:val="0"/>
            <w:rPrChange w:author="Moin Syed" w:id="0" w:date="2026-04-30T14:17:19Z">
              <w:rPr/>
            </w:rPrChange>
          </w:rPr>
          <w:delText xml:space="preserve">confirmatory or </w:delText>
        </w:r>
        <w:r w:rsidDel="00000000" w:rsidR="00000000" w:rsidRPr="00000000">
          <w:rPr>
            <w:rtl w:val="0"/>
            <w:rPrChange w:author="Moin Syed" w:id="0" w:date="2026-04-30T14:17:19Z">
              <w:rPr/>
            </w:rPrChange>
          </w:rPr>
          <w:delText xml:space="preserve">exploratory work in the context of preregistration.  For our purposes, we define exploratory as</w:delText>
        </w:r>
      </w:del>
      <w:r w:rsidDel="00000000" w:rsidR="00000000" w:rsidRPr="00000000">
        <w:rPr>
          <w:rtl w:val="0"/>
          <w:rPrChange w:author="Moin Syed" w:id="0" w:date="2026-04-30T14:17:19Z">
            <w:rPr/>
          </w:rPrChange>
        </w:rPr>
        <w:t xml:space="preserve">,</w:t>
      </w:r>
      <w:del w:author="Caroline Armstrong" w:id="27" w:date="2026-04-30T14:55:50Z">
        <w:r w:rsidDel="00000000" w:rsidR="00000000" w:rsidRPr="00000000">
          <w:rPr>
            <w:rtl w:val="0"/>
            <w:rPrChange w:author="Moin Syed" w:id="0" w:date="2026-04-30T14:17:19Z">
              <w:rPr/>
            </w:rPrChange>
          </w:rPr>
          <w:delText xml:space="preserve"> “any analysis that is indicated to not be a planned test of a specific hypothesis,” which</w:delText>
        </w:r>
      </w:del>
      <w:r w:rsidDel="00000000" w:rsidR="00000000" w:rsidRPr="00000000">
        <w:rPr>
          <w:rtl w:val="0"/>
          <w:rPrChange w:author="Moin Syed" w:id="0" w:date="2026-04-30T14:17:19Z">
            <w:rPr/>
          </w:rPrChange>
        </w:rPr>
        <w:t xml:space="preserve"> </w:t>
      </w:r>
      <w:del w:author="Caroline Armstrong" w:id="28" w:date="2026-04-30T16:20:40Z">
        <w:r w:rsidDel="00000000" w:rsidR="00000000" w:rsidRPr="00000000">
          <w:rPr>
            <w:rtl w:val="0"/>
            <w:rPrChange w:author="Moin Syed" w:id="0" w:date="2026-04-30T14:17:19Z">
              <w:rPr/>
            </w:rPrChange>
          </w:rPr>
          <w:delText xml:space="preserve">is how the term is generally used in the debate about preregistration.</w:delText>
        </w:r>
      </w:del>
      <w:r w:rsidDel="00000000" w:rsidR="00000000" w:rsidRPr="00000000">
        <w:rPr>
          <w:rtl w:val="0"/>
          <w:rPrChange w:author="Moin Syed" w:id="0" w:date="2026-04-30T14:17:19Z">
            <w:rPr/>
          </w:rPrChange>
        </w:rPr>
        <w:t xml:space="preserve"> </w:t>
      </w:r>
      <w:del w:author="Caroline Armstrong" w:id="29" w:date="2026-04-30T14:53:23Z">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tl w:val="0"/>
            <w:rPrChange w:author="Moin Syed" w:id="0" w:date="2026-04-30T14:17:19Z">
              <w:rPr/>
            </w:rPrChange>
          </w:rPr>
          <w:delText xml:space="preserve">The lack of clarity of terms is related to the fact that confirmatory/exploratory forms a continuum of potential data analytic approaches </w:delText>
        </w:r>
        <w:r w:rsidDel="00000000" w:rsidR="00000000" w:rsidRPr="00000000">
          <w:fldChar w:fldCharType="begin"/>
        </w:r>
        <w:r w:rsidDel="00000000" w:rsidR="00000000" w:rsidRPr="00000000">
          <w:delInstrText xml:space="preserve">HYPERLINK "https://www.zotero.org/google-docs/?xN2iMb"</w:delInstrText>
        </w:r>
        <w:r w:rsidDel="00000000" w:rsidR="00000000" w:rsidRPr="00000000">
          <w:fldChar w:fldCharType="separate"/>
        </w:r>
        <w:r w:rsidDel="00000000" w:rsidR="00000000" w:rsidRPr="00000000">
          <w:rPr>
            <w:rtl w:val="0"/>
            <w:rPrChange w:author="Moin Syed" w:id="0" w:date="2026-04-30T14:17:19Z">
              <w:rPr/>
            </w:rPrChange>
          </w:rPr>
          <w:delText xml:space="preserve">(Wagenmakers et al., 2012)</w:delText>
        </w:r>
        <w:r w:rsidDel="00000000" w:rsidR="00000000" w:rsidRPr="00000000">
          <w:fldChar w:fldCharType="end"/>
        </w:r>
        <w:r w:rsidDel="00000000" w:rsidR="00000000" w:rsidRPr="00000000">
          <w:rPr>
            <w:rtl w:val="0"/>
            <w:rPrChange w:author="Moin Syed" w:id="0" w:date="2026-04-30T14:17:19Z">
              <w:rPr/>
            </w:rPrChange>
          </w:rPr>
          <w:delText xml:space="preserve">. Accordingly, many have moved away from emphasizing the distinction in the context of preregistration in favor of a distinction between data-independent and data-dependent decision-making </w:delText>
        </w:r>
        <w:r w:rsidDel="00000000" w:rsidR="00000000" w:rsidRPr="00000000">
          <w:fldChar w:fldCharType="begin"/>
        </w:r>
        <w:r w:rsidDel="00000000" w:rsidR="00000000" w:rsidRPr="00000000">
          <w:delInstrText xml:space="preserve">HYPERLINK "https://www.zotero.org/google-docs/?gXF6yL"</w:delInstrText>
        </w:r>
        <w:r w:rsidDel="00000000" w:rsidR="00000000" w:rsidRPr="00000000">
          <w:fldChar w:fldCharType="separate"/>
        </w:r>
        <w:r w:rsidDel="00000000" w:rsidR="00000000" w:rsidRPr="00000000">
          <w:rPr>
            <w:rtl w:val="0"/>
            <w:rPrChange w:author="Moin Syed" w:id="0" w:date="2026-04-30T14:17:19Z">
              <w:rPr/>
            </w:rPrChange>
          </w:rPr>
          <w:delText xml:space="preserve">(e.g., Srivastava, 2018)</w:delText>
        </w:r>
        <w:r w:rsidDel="00000000" w:rsidR="00000000" w:rsidRPr="00000000">
          <w:fldChar w:fldCharType="end"/>
        </w:r>
        <w:r w:rsidDel="00000000" w:rsidR="00000000" w:rsidRPr="00000000">
          <w:rPr>
            <w:rtl w:val="0"/>
            <w:rPrChange w:author="Moin Syed" w:id="0" w:date="2026-04-30T14:17:19Z">
              <w:rPr/>
            </w:rPrChange>
          </w:rPr>
          <w:delText xml:space="preserve">. Nevertheless, the confirmatory/exploratory distinction was prominent as preregistration was gaining momentum. </w:delText>
        </w:r>
      </w:del>
      <w:r w:rsidDel="00000000" w:rsidR="00000000" w:rsidRPr="00000000">
        <w:rPr>
          <w:rtl w:val="0"/>
          <w:rPrChange w:author="Moin Syed" w:id="0" w:date="2026-04-30T14:17:19Z">
            <w:rPr/>
          </w:rPrChange>
        </w:rPr>
        <w:t xml:space="preserve">Despite proponents of preregistration arguing to the contrary </w:t>
      </w:r>
      <w:hyperlink r:id="rId21">
        <w:r w:rsidDel="00000000" w:rsidR="00000000" w:rsidRPr="00000000">
          <w:rPr>
            <w:rtl w:val="0"/>
            <w:rPrChange w:author="Moin Syed" w:id="0" w:date="2026-04-30T14:17:19Z">
              <w:rPr/>
            </w:rPrChange>
          </w:rPr>
          <w:t xml:space="preserve">(Chambers, 2013; Wagenmakers et al., 2012)</w:t>
        </w:r>
      </w:hyperlink>
      <w:r w:rsidDel="00000000" w:rsidR="00000000" w:rsidRPr="00000000">
        <w:rPr>
          <w:rtl w:val="0"/>
          <w:rPrChange w:author="Moin Syed" w:id="0" w:date="2026-04-30T14:17:19Z">
            <w:rPr/>
          </w:rPrChange>
        </w:rPr>
        <w:t xml:space="preserve">, there were quickly concerns expressed that preregistration would both </w:t>
      </w:r>
      <w:r w:rsidDel="00000000" w:rsidR="00000000" w:rsidRPr="00000000">
        <w:rPr>
          <w:i w:val="1"/>
          <w:iCs w:val="1"/>
          <w:rtl w:val="0"/>
          <w:rPrChange w:author="Moin Syed" w:id="0" w:date="2026-04-30T14:17:19Z">
            <w:rPr>
              <w:i w:val="1"/>
              <w:iCs w:val="1"/>
            </w:rPr>
          </w:rPrChange>
        </w:rPr>
        <w:t xml:space="preserve">restrict</w:t>
      </w:r>
      <w:r w:rsidDel="00000000" w:rsidR="00000000" w:rsidRPr="00000000">
        <w:rPr>
          <w:rtl w:val="0"/>
          <w:rPrChange w:author="Moin Syed" w:id="0" w:date="2026-04-30T14:17:19Z">
            <w:rPr/>
          </w:rPrChange>
        </w:rPr>
        <w:t xml:space="preserve"> and </w:t>
      </w:r>
      <w:r w:rsidDel="00000000" w:rsidR="00000000" w:rsidRPr="00000000">
        <w:rPr>
          <w:i w:val="1"/>
          <w:iCs w:val="1"/>
          <w:rtl w:val="0"/>
          <w:rPrChange w:author="Moin Syed" w:id="0" w:date="2026-04-30T14:17:19Z">
            <w:rPr>
              <w:i w:val="1"/>
              <w:iCs w:val="1"/>
            </w:rPr>
          </w:rPrChange>
        </w:rPr>
        <w:t xml:space="preserve">devalue</w:t>
      </w:r>
      <w:r w:rsidDel="00000000" w:rsidR="00000000" w:rsidRPr="00000000">
        <w:rPr>
          <w:rtl w:val="0"/>
          <w:rPrChange w:author="Moin Syed" w:id="0" w:date="2026-04-30T14:17:19Z">
            <w:rPr/>
          </w:rPrChange>
        </w:rPr>
        <w:t xml:space="preserve"> exploratory research</w:t>
      </w:r>
      <w:ins w:author="Caroline Armstrong" w:id="30" w:date="2026-04-30T16:17:41Z">
        <w:r w:rsidDel="00000000" w:rsidR="00000000" w:rsidRPr="00000000">
          <w:rPr>
            <w:rtl w:val="0"/>
            <w:rPrChange w:author="Moin Syed" w:id="0" w:date="2026-04-30T14:17:19Z">
              <w:rPr/>
            </w:rPrChange>
          </w:rPr>
          <w:t xml:space="preserve">, with exploratory in this context meaning </w:t>
        </w:r>
        <w:r w:rsidDel="00000000" w:rsidR="00000000" w:rsidRPr="00000000">
          <w:rPr>
            <w:i w:val="1"/>
            <w:iCs w:val="1"/>
            <w:rtl w:val="0"/>
            <w:rPrChange w:author="Caroline Armstrong" w:id="31" w:date="2026-04-30T16:17:41Z">
              <w:rPr/>
            </w:rPrChange>
          </w:rPr>
          <w:t xml:space="preserve">any analysis that is indicated to not be a planned test of a specific hypothesis</w:t>
        </w:r>
      </w:ins>
      <w:r w:rsidDel="00000000" w:rsidR="00000000" w:rsidRPr="00000000">
        <w:rPr>
          <w:rtl w:val="0"/>
          <w:rPrChange w:author="Moin Syed" w:id="0" w:date="2026-04-30T14:17:19Z">
            <w:rPr/>
          </w:rPrChange>
        </w:rPr>
        <w:t xml:space="preserve">. The message about the utility of preregistration was seemingly taken by many to mean that only confirmatory research via preregistration was research worth doing.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ind w:firstLine="720"/>
        <w:rPr>
          <w:rPrChange w:author="Moin Syed" w:id="0" w:date="2026-04-30T14:17:19Z">
            <w:rPr/>
          </w:rPrChange>
        </w:rPr>
      </w:pPr>
      <w:del w:author="Moin Syed" w:id="32" w:date="2026-04-27T18:14:14Z">
        <w:r w:rsidDel="00000000" w:rsidR="00000000" w:rsidRPr="00000000">
          <w:rPr>
            <w:rtl w:val="0"/>
            <w:rPrChange w:author="Moin Syed" w:id="0" w:date="2026-04-30T14:17:19Z">
              <w:rPr/>
            </w:rPrChange>
          </w:rPr>
          <w:delText xml:space="preserve">A similar concern has been expressed about Registered Reports </w:delText>
        </w:r>
        <w:r w:rsidDel="00000000" w:rsidR="00000000" w:rsidRPr="00000000">
          <w:fldChar w:fldCharType="begin"/>
        </w:r>
        <w:r w:rsidDel="00000000" w:rsidR="00000000" w:rsidRPr="00000000">
          <w:delInstrText xml:space="preserve">HYPERLINK "https://www.zotero.org/google-docs/?MGQ3ax"</w:delInstrText>
        </w:r>
        <w:r w:rsidDel="00000000" w:rsidR="00000000" w:rsidRPr="00000000">
          <w:fldChar w:fldCharType="separate"/>
        </w:r>
        <w:r w:rsidDel="00000000" w:rsidR="00000000" w:rsidRPr="00000000">
          <w:rPr>
            <w:rtl w:val="0"/>
            <w:rPrChange w:author="Moin Syed" w:id="0" w:date="2026-04-30T14:17:19Z">
              <w:rPr/>
            </w:rPrChange>
          </w:rPr>
          <w:delText xml:space="preserve">(see Besançon et al., 2021)</w:delText>
        </w:r>
        <w:r w:rsidDel="00000000" w:rsidR="00000000" w:rsidRPr="00000000">
          <w:fldChar w:fldCharType="end"/>
        </w:r>
        <w:r w:rsidDel="00000000" w:rsidR="00000000" w:rsidRPr="00000000">
          <w:rPr>
            <w:rtl w:val="0"/>
            <w:rPrChange w:author="Moin Syed" w:id="0" w:date="2026-04-30T14:17:19Z">
              <w:rPr/>
            </w:rPrChange>
          </w:rPr>
          <w:delText xml:space="preserve">. </w:delText>
        </w:r>
      </w:del>
      <w:r w:rsidDel="00000000" w:rsidR="00000000" w:rsidRPr="00000000">
        <w:rPr>
          <w:rtl w:val="0"/>
          <w:rPrChange w:author="Moin Syed" w:id="0" w:date="2026-04-30T14:17:19Z">
            <w:rPr/>
          </w:rPrChange>
        </w:rPr>
        <w:t xml:space="preserve">Registered Reports are a more restrictive version of preregistration that embeds the practice into the process of peer review</w:t>
      </w:r>
      <w:ins w:author="Moin Syed" w:id="33" w:date="2026-04-27T18:14:04Z">
        <w:r w:rsidDel="00000000" w:rsidR="00000000" w:rsidRPr="00000000">
          <w:rPr>
            <w:rtl w:val="0"/>
            <w:rPrChange w:author="Moin Syed" w:id="0" w:date="2026-04-30T14:17:19Z">
              <w:rPr/>
            </w:rPrChange>
          </w:rPr>
          <w:t xml:space="preserve"> </w:t>
        </w:r>
        <w:r w:rsidDel="00000000" w:rsidR="00000000" w:rsidRPr="00000000">
          <w:fldChar w:fldCharType="begin"/>
        </w:r>
        <w:r w:rsidDel="00000000" w:rsidR="00000000" w:rsidRPr="00000000">
          <w:instrText xml:space="preserve">HYPERLINK "https://www.zotero.org/google-docs/?Rtz8Rm"</w:instrText>
        </w:r>
        <w:r w:rsidDel="00000000" w:rsidR="00000000" w:rsidRPr="00000000">
          <w:fldChar w:fldCharType="separate"/>
        </w:r>
        <w:r w:rsidDel="00000000" w:rsidR="00000000" w:rsidRPr="00000000">
          <w:rPr>
            <w:rtl w:val="0"/>
            <w:rPrChange w:author="Moin Syed" w:id="0" w:date="2026-04-30T14:17:19Z">
              <w:rPr/>
            </w:rPrChange>
          </w:rPr>
          <w:t xml:space="preserve">(Chambers, 2013</w:t>
        </w:r>
        <w:r w:rsidDel="00000000" w:rsidR="00000000" w:rsidRPr="00000000">
          <w:fldChar w:fldCharType="end"/>
        </w:r>
        <w:r w:rsidDel="00000000" w:rsidR="00000000" w:rsidRPr="00000000">
          <w:rPr>
            <w:rtl w:val="0"/>
            <w:rPrChange w:author="Moin Syed" w:id="0" w:date="2026-04-30T14:17:19Z">
              <w:rPr/>
            </w:rPrChange>
          </w:rPr>
          <w:t xml:space="preserve">), and </w:t>
        </w:r>
      </w:ins>
      <w:del w:author="Moin Syed" w:id="33" w:date="2026-04-27T18:14:04Z">
        <w:r w:rsidDel="00000000" w:rsidR="00000000" w:rsidRPr="00000000">
          <w:rPr>
            <w:rtl w:val="0"/>
            <w:rPrChange w:author="Moin Syed" w:id="0" w:date="2026-04-30T14:17:19Z">
              <w:rPr/>
            </w:rPrChange>
          </w:rPr>
          <w:delText xml:space="preserve">. </w:delText>
        </w:r>
      </w:del>
      <w:ins w:author="Moin Syed" w:id="33" w:date="2026-04-27T18:14:04Z">
        <w:r w:rsidDel="00000000" w:rsidR="00000000" w:rsidRPr="00000000">
          <w:rPr>
            <w:rtl w:val="0"/>
            <w:rPrChange w:author="Moin Syed" w:id="0" w:date="2026-04-30T14:17:19Z">
              <w:rPr/>
            </w:rPrChange>
          </w:rPr>
          <w:t xml:space="preserve">s</w:t>
        </w:r>
      </w:ins>
      <w:ins w:author="Moin Syed" w:id="34" w:date="2026-04-27T18:14:16Z">
        <w:r w:rsidDel="00000000" w:rsidR="00000000" w:rsidRPr="00000000">
          <w:rPr>
            <w:rtl w:val="0"/>
            <w:rPrChange w:author="Moin Syed" w:id="0" w:date="2026-04-30T14:17:19Z">
              <w:rPr/>
            </w:rPrChange>
          </w:rPr>
          <w:t xml:space="preserve">imilar concerns about the format restricting exploration have been made </w:t>
        </w:r>
        <w:r w:rsidDel="00000000" w:rsidR="00000000" w:rsidRPr="00000000">
          <w:fldChar w:fldCharType="begin"/>
        </w:r>
        <w:r w:rsidDel="00000000" w:rsidR="00000000" w:rsidRPr="00000000">
          <w:instrText xml:space="preserve">HYPERLINK "https://www.zotero.org/google-docs/?MGQ3ax"</w:instrText>
        </w:r>
        <w:r w:rsidDel="00000000" w:rsidR="00000000" w:rsidRPr="00000000">
          <w:fldChar w:fldCharType="separate"/>
        </w:r>
        <w:r w:rsidDel="00000000" w:rsidR="00000000" w:rsidRPr="00000000">
          <w:rPr>
            <w:rtl w:val="0"/>
            <w:rPrChange w:author="Moin Syed" w:id="0" w:date="2026-04-30T14:17:19Z">
              <w:rPr/>
            </w:rPrChange>
          </w:rPr>
          <w:t xml:space="preserve">(see Besançon et al., 2021)</w:t>
        </w:r>
        <w:r w:rsidDel="00000000" w:rsidR="00000000" w:rsidRPr="00000000">
          <w:fldChar w:fldCharType="end"/>
        </w:r>
        <w:r w:rsidDel="00000000" w:rsidR="00000000" w:rsidRPr="00000000">
          <w:rPr>
            <w:rtl w:val="0"/>
            <w:rPrChange w:author="Moin Syed" w:id="0" w:date="2026-04-30T14:17:19Z">
              <w:rPr/>
            </w:rPrChange>
          </w:rPr>
          <w:t xml:space="preserve">. </w:t>
        </w:r>
      </w:ins>
      <w:r w:rsidDel="00000000" w:rsidR="00000000" w:rsidRPr="00000000">
        <w:rPr>
          <w:rtl w:val="0"/>
          <w:rPrChange w:author="Moin Syed" w:id="0" w:date="2026-04-30T14:17:19Z">
            <w:rPr/>
          </w:rPrChange>
        </w:rPr>
        <w:t xml:space="preserve">The review process for Registered Reports is separated into two distinct sections: Stage 1, consisting of the Introduction, Method, and Planned Analyses, which are prepared prior to executing the study; and Stage 2, consisting of the previous sections plus the Results and Discussion, submitted for review following completion of the study. Review platforms</w:t>
      </w:r>
      <w:r w:rsidDel="00000000" w:rsidR="00000000" w:rsidRPr="00000000">
        <w:rPr>
          <w:vertAlign w:val="superscript"/>
        </w:rPr>
        <w:footnoteReference w:customMarkFollows="0" w:id="0"/>
      </w:r>
      <w:r w:rsidDel="00000000" w:rsidR="00000000" w:rsidRPr="00000000">
        <w:rPr>
          <w:rtl w:val="0"/>
          <w:rPrChange w:author="Moin Syed" w:id="0" w:date="2026-04-30T14:17:19Z">
            <w:rPr/>
          </w:rPrChange>
        </w:rPr>
        <w:t xml:space="preserve"> make acceptance decisions based on the Stage 1 manuscript and review process, addressing the question: will this study produce worthwhile knowledge, regardless of the results? If the answer is yes, then the review platform agrees to accept the full Stage 2 once complete, regardless of the results. Registered Reports are intended to address the problem of publication bias, or the fact that the published literature does not adequately represent the universe of studies completed, but rather studies have been selected via a biased process (most typically in favor of statistically significant findings). Addressing the problem of publication bias reduces the motivation to engage in questionable research practices, HARKing, and other unscientific behaviors </w:t>
      </w:r>
      <w:hyperlink r:id="rId22">
        <w:r w:rsidDel="00000000" w:rsidR="00000000" w:rsidRPr="00000000">
          <w:rPr>
            <w:rtl w:val="0"/>
            <w:rPrChange w:author="Moin Syed" w:id="0" w:date="2026-04-30T14:17:19Z">
              <w:rPr/>
            </w:rPrChange>
          </w:rPr>
          <w:t xml:space="preserve">(Chambers, 2013)</w:t>
        </w:r>
      </w:hyperlink>
      <w:r w:rsidDel="00000000" w:rsidR="00000000" w:rsidRPr="00000000">
        <w:rPr>
          <w:rtl w:val="0"/>
          <w:rPrChange w:author="Moin Syed" w:id="0" w:date="2026-04-30T14:17:19Z">
            <w:rPr/>
          </w:rPrChange>
        </w:rPr>
        <w:t xml:space="preserve">.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ind w:firstLine="720"/>
        <w:rPr>
          <w:rPrChange w:author="Moin Syed" w:id="0" w:date="2026-04-30T14:17:19Z">
            <w:rPr/>
          </w:rPrChange>
        </w:rPr>
      </w:pPr>
      <w:ins w:author="Moin Syed" w:id="35" w:date="2026-04-30T19:19:33Z">
        <w:r w:rsidDel="00000000" w:rsidR="00000000" w:rsidRPr="00000000">
          <w:rPr>
            <w:rtl w:val="0"/>
          </w:rPr>
          <w:t xml:space="preserve">The formal guidelines for </w:t>
        </w:r>
      </w:ins>
      <w:r w:rsidDel="00000000" w:rsidR="00000000" w:rsidRPr="00000000">
        <w:rPr>
          <w:rtl w:val="0"/>
          <w:rPrChange w:author="Moin Syed" w:id="0" w:date="2026-04-30T14:17:19Z">
            <w:rPr/>
          </w:rPrChange>
        </w:rPr>
        <w:t xml:space="preserve">Registered Reports</w:t>
      </w:r>
      <w:r w:rsidDel="00000000" w:rsidR="00000000" w:rsidRPr="00000000">
        <w:rPr>
          <w:rtl w:val="0"/>
          <w:rPrChange w:author="Moin Syed" w:id="0" w:date="2026-04-30T14:17:19Z">
            <w:rPr/>
          </w:rPrChange>
        </w:rPr>
        <w:t xml:space="preserve"> make a very clear distinction between </w:t>
      </w:r>
      <w:del w:author="Moin Syed" w:id="36" w:date="2026-04-30T19:19:56Z">
        <w:r w:rsidDel="00000000" w:rsidR="00000000" w:rsidRPr="00000000">
          <w:rPr>
            <w:rtl w:val="0"/>
            <w:rPrChange w:author="Moin Syed" w:id="0" w:date="2026-04-30T14:17:19Z">
              <w:rPr/>
            </w:rPrChange>
          </w:rPr>
          <w:delText xml:space="preserve">data-independent and data-dependent decision making</w:delText>
        </w:r>
        <w:r w:rsidDel="00000000" w:rsidR="00000000" w:rsidRPr="00000000">
          <w:rPr>
            <w:rtl w:val="0"/>
            <w:rPrChange w:author="Moin Syed" w:id="0" w:date="2026-04-30T14:17:19Z">
              <w:rPr/>
            </w:rPrChange>
          </w:rPr>
          <w:delText xml:space="preserve">, which loosely align with </w:delText>
        </w:r>
      </w:del>
      <w:r w:rsidDel="00000000" w:rsidR="00000000" w:rsidRPr="00000000">
        <w:rPr>
          <w:rtl w:val="0"/>
          <w:rPrChange w:author="Moin Syed" w:id="0" w:date="2026-04-30T14:17:19Z">
            <w:rPr/>
          </w:rPrChange>
        </w:rPr>
        <w:t xml:space="preserve">confirmatory and exploratory analyses, because anything not specified as hypothesized in the Stage 1 manuscript is considered to be exploratory. Importantly, there is absolutely no restriction on including exploratory analyses within Registered Reports. Researchers can include planned exploratory analyses in their Stage 1 proposal, and are free to add whatever they wish at Stage 2, within reason, so long as they are clear</w:t>
      </w:r>
      <w:ins w:author="Caroline Armstrong" w:id="37" w:date="2026-04-30T16:22:24Z">
        <w:r w:rsidDel="00000000" w:rsidR="00000000" w:rsidRPr="00000000">
          <w:rPr>
            <w:rtl w:val="0"/>
            <w:rPrChange w:author="Moin Syed" w:id="0" w:date="2026-04-30T14:17:19Z">
              <w:rPr/>
            </w:rPrChange>
          </w:rPr>
          <w:t xml:space="preserve">ly</w:t>
        </w:r>
      </w:ins>
      <w:del w:author="Caroline Armstrong" w:id="37" w:date="2026-04-30T16:22:24Z">
        <w:r w:rsidDel="00000000" w:rsidR="00000000" w:rsidRPr="00000000">
          <w:rPr>
            <w:rtl w:val="0"/>
            <w:rPrChange w:author="Moin Syed" w:id="0" w:date="2026-04-30T14:17:19Z">
              <w:rPr/>
            </w:rPrChange>
          </w:rPr>
          <w:delText xml:space="preserve">er</w:delText>
        </w:r>
      </w:del>
      <w:r w:rsidDel="00000000" w:rsidR="00000000" w:rsidRPr="00000000">
        <w:rPr>
          <w:rtl w:val="0"/>
          <w:rPrChange w:author="Moin Syed" w:id="0" w:date="2026-04-30T14:17:19Z">
            <w:rPr/>
          </w:rPrChange>
        </w:rPr>
        <w:t xml:space="preserve"> labeled as exploratory and are not given undue weight when interpreting the full findings of the study </w:t>
      </w:r>
      <w:hyperlink r:id="rId23">
        <w:r w:rsidDel="00000000" w:rsidR="00000000" w:rsidRPr="00000000">
          <w:rPr>
            <w:rtl w:val="0"/>
            <w:rPrChange w:author="Moin Syed" w:id="0" w:date="2026-04-30T14:17:19Z">
              <w:rPr/>
            </w:rPrChange>
          </w:rPr>
          <w:t xml:space="preserve">(Chambers &amp; Tzavella, 2022)</w:t>
        </w:r>
      </w:hyperlink>
      <w:r w:rsidDel="00000000" w:rsidR="00000000" w:rsidRPr="00000000">
        <w:rPr>
          <w:rtl w:val="0"/>
          <w:rPrChange w:author="Moin Syed" w:id="0" w:date="2026-04-30T14:17:19Z">
            <w:rPr/>
          </w:rPrChange>
        </w:rPr>
        <w:t xml:space="preserve">.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ind w:firstLine="720"/>
        <w:rPr>
          <w:rPrChange w:author="Moin Syed" w:id="0" w:date="2026-04-30T14:17:19Z">
            <w:rPr/>
          </w:rPrChange>
        </w:rPr>
      </w:pPr>
      <w:r w:rsidDel="00000000" w:rsidR="00000000" w:rsidRPr="00000000">
        <w:rPr>
          <w:rtl w:val="0"/>
          <w:rPrChange w:author="Moin Syed" w:id="0" w:date="2026-04-30T14:17:19Z">
            <w:rPr/>
          </w:rPrChange>
        </w:rPr>
        <w:t xml:space="preserve">Nevertheless, Registered Reports are confirmatory-focused, and indeed use language and procedures that are much more aligned with quantitative hypothesis-testing approaches compared to other approaches. That said, Registered Reports can and have been used with a wide variety of research designs, including qualitative studies </w:t>
      </w:r>
      <w:hyperlink r:id="rId24">
        <w:r w:rsidDel="00000000" w:rsidR="00000000" w:rsidRPr="00000000">
          <w:rPr>
            <w:rtl w:val="0"/>
            <w:rPrChange w:author="Moin Syed" w:id="0" w:date="2026-04-30T14:17:19Z">
              <w:rPr/>
            </w:rPrChange>
          </w:rPr>
          <w:t xml:space="preserve">(Karhulahti et al., 2023)</w:t>
        </w:r>
      </w:hyperlink>
      <w:r w:rsidDel="00000000" w:rsidR="00000000" w:rsidRPr="00000000">
        <w:rPr>
          <w:rtl w:val="0"/>
          <w:rPrChange w:author="Moin Syed" w:id="0" w:date="2026-04-30T14:17:19Z">
            <w:rPr/>
          </w:rPrChange>
        </w:rPr>
        <w:t xml:space="preserve">, secondary data </w:t>
      </w:r>
      <w:hyperlink r:id="rId25">
        <w:r w:rsidDel="00000000" w:rsidR="00000000" w:rsidRPr="00000000">
          <w:rPr>
            <w:rtl w:val="0"/>
            <w:rPrChange w:author="Moin Syed" w:id="0" w:date="2026-04-30T14:17:19Z">
              <w:rPr/>
            </w:rPrChange>
          </w:rPr>
          <w:t xml:space="preserve">(Davis-Kean et al., 2024)</w:t>
        </w:r>
      </w:hyperlink>
      <w:r w:rsidDel="00000000" w:rsidR="00000000" w:rsidRPr="00000000">
        <w:rPr>
          <w:rtl w:val="0"/>
          <w:rPrChange w:author="Moin Syed" w:id="0" w:date="2026-04-30T14:17:19Z">
            <w:rPr/>
          </w:rPrChange>
        </w:rPr>
        <w:t xml:space="preserve">, meta-analyses </w:t>
      </w:r>
      <w:hyperlink r:id="rId26">
        <w:r w:rsidDel="00000000" w:rsidR="00000000" w:rsidRPr="00000000">
          <w:rPr>
            <w:rtl w:val="0"/>
            <w:rPrChange w:author="Moin Syed" w:id="0" w:date="2026-04-30T14:17:19Z">
              <w:rPr/>
            </w:rPrChange>
          </w:rPr>
          <w:t xml:space="preserve">(Kathawalla &amp; Syed, 2021)</w:t>
        </w:r>
      </w:hyperlink>
      <w:r w:rsidDel="00000000" w:rsidR="00000000" w:rsidRPr="00000000">
        <w:rPr>
          <w:rtl w:val="0"/>
          <w:rPrChange w:author="Moin Syed" w:id="0" w:date="2026-04-30T14:17:19Z">
            <w:rPr/>
          </w:rPrChange>
        </w:rPr>
        <w:t xml:space="preserve">, and many more. Concerns about the heavy focus on confirmatory approaches led to the development of a companion format, Exploratory Reports, wherein researchers largely eschew inferential statistics in favor of extensive descriptive statistics and data visualizations </w:t>
      </w:r>
      <w:hyperlink r:id="rId27">
        <w:r w:rsidDel="00000000" w:rsidR="00000000" w:rsidRPr="00000000">
          <w:rPr>
            <w:rtl w:val="0"/>
            <w:rPrChange w:author="Moin Syed" w:id="0" w:date="2026-04-30T14:17:19Z">
              <w:rPr/>
            </w:rPrChange>
          </w:rPr>
          <w:t xml:space="preserve">(McIntosh, 2017)</w:t>
        </w:r>
      </w:hyperlink>
      <w:r w:rsidDel="00000000" w:rsidR="00000000" w:rsidRPr="00000000">
        <w:rPr>
          <w:rtl w:val="0"/>
          <w:rPrChange w:author="Moin Syed" w:id="0" w:date="2026-04-30T14:17:19Z">
            <w:rPr/>
          </w:rPrChange>
        </w:rPr>
        <w:t xml:space="preserve">. Despite the fact that they were introduced many years ago, Exploratory Reports have been taken up by few review platforms and are seldom used.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ind w:firstLine="720"/>
        <w:rPr>
          <w:rPrChange w:author="Moin Syed" w:id="0" w:date="2026-04-30T14:17:19Z">
            <w:rPr/>
          </w:rPrChange>
        </w:rPr>
      </w:pPr>
      <w:r w:rsidDel="00000000" w:rsidR="00000000" w:rsidRPr="00000000">
        <w:rPr>
          <w:rtl w:val="0"/>
          <w:rPrChange w:author="Moin Syed" w:id="0" w:date="2026-04-30T14:17:19Z">
            <w:rPr/>
          </w:rPrChange>
        </w:rPr>
        <w:t xml:space="preserve">Taken together, both preregistration and Registered Reports seek to improve the transparency and clarity with which researchers describe the epistemic status of their work. The intention is </w:t>
      </w:r>
      <w:r w:rsidDel="00000000" w:rsidR="00000000" w:rsidRPr="00000000">
        <w:rPr>
          <w:i w:val="1"/>
          <w:iCs w:val="1"/>
          <w:rtl w:val="0"/>
          <w:rPrChange w:author="Moin Syed" w:id="0" w:date="2026-04-30T14:17:19Z">
            <w:rPr>
              <w:i w:val="1"/>
              <w:iCs w:val="1"/>
            </w:rPr>
          </w:rPrChange>
        </w:rPr>
        <w:t xml:space="preserve">not</w:t>
      </w:r>
      <w:r w:rsidDel="00000000" w:rsidR="00000000" w:rsidRPr="00000000">
        <w:rPr>
          <w:rtl w:val="0"/>
          <w:rPrChange w:author="Moin Syed" w:id="0" w:date="2026-04-30T14:17:19Z">
            <w:rPr/>
          </w:rPrChange>
        </w:rPr>
        <w:t xml:space="preserve"> to favor one form of inquiry over another, although we recognize that in practice this could very well be what happens. Rather, the intention is to support clearer delineation of confirmatory/planned and exploratory/unplanned analyses via a dedicated subsection of the Results section or clear and specific language that denotes an analysis as exploratory. Despite many proponents of preregistration being clear about this intention </w:t>
      </w:r>
      <w:hyperlink r:id="rId28">
        <w:r w:rsidDel="00000000" w:rsidR="00000000" w:rsidRPr="00000000">
          <w:rPr>
            <w:rtl w:val="0"/>
            <w:rPrChange w:author="Moin Syed" w:id="0" w:date="2026-04-30T14:17:19Z">
              <w:rPr/>
            </w:rPrChange>
          </w:rPr>
          <w:t xml:space="preserve">(Wagenmakers et al., 2012)</w:t>
        </w:r>
      </w:hyperlink>
      <w:r w:rsidDel="00000000" w:rsidR="00000000" w:rsidRPr="00000000">
        <w:rPr>
          <w:rtl w:val="0"/>
          <w:rPrChange w:author="Moin Syed" w:id="0" w:date="2026-04-30T14:17:19Z">
            <w:rPr/>
          </w:rPrChange>
        </w:rPr>
        <w:t xml:space="preserve">, concerns persist </w:t>
      </w:r>
      <w:hyperlink r:id="rId29">
        <w:r w:rsidDel="00000000" w:rsidR="00000000" w:rsidRPr="00000000">
          <w:rPr>
            <w:rtl w:val="0"/>
            <w:rPrChange w:author="Moin Syed" w:id="0" w:date="2026-04-30T14:17:19Z">
              <w:rPr/>
            </w:rPrChange>
          </w:rPr>
          <w:t xml:space="preserve">(McDermott, 2022)</w:t>
        </w:r>
      </w:hyperlink>
      <w:r w:rsidDel="00000000" w:rsidR="00000000" w:rsidRPr="00000000">
        <w:rPr>
          <w:rtl w:val="0"/>
          <w:rPrChange w:author="Moin Syed" w:id="0" w:date="2026-04-30T14:17:19Z">
            <w:rPr/>
          </w:rPrChange>
        </w:rPr>
        <w:t xml:space="preserve">. As an ostensibly empirical science, however, at some point concerns need to be adjudicated via data.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firstLine="720"/>
        <w:rPr>
          <w:rPrChange w:author="Moin Syed" w:id="0" w:date="2026-04-30T14:17:19Z">
            <w:rPr/>
          </w:rPrChange>
        </w:rPr>
      </w:pPr>
      <w:r w:rsidDel="00000000" w:rsidR="00000000" w:rsidRPr="00000000">
        <w:rPr>
          <w:rtl w:val="0"/>
          <w:rPrChange w:author="Moin Syed" w:id="0" w:date="2026-04-30T14:17:19Z">
            <w:rPr/>
          </w:rPrChange>
        </w:rPr>
        <w:t xml:space="preserve">The</w:t>
      </w:r>
      <w:del w:author="Moin Syed" w:id="38" w:date="2026-04-27T18:45:40Z">
        <w:r w:rsidDel="00000000" w:rsidR="00000000" w:rsidRPr="00000000">
          <w:rPr>
            <w:rtl w:val="0"/>
            <w:rPrChange w:author="Moin Syed" w:id="0" w:date="2026-04-30T14:17:19Z">
              <w:rPr/>
            </w:rPrChange>
          </w:rPr>
          <w:delText xml:space="preserve"> only</w:delText>
        </w:r>
      </w:del>
      <w:r w:rsidDel="00000000" w:rsidR="00000000" w:rsidRPr="00000000">
        <w:rPr>
          <w:rtl w:val="0"/>
          <w:rPrChange w:author="Moin Syed" w:id="0" w:date="2026-04-30T14:17:19Z">
            <w:rPr/>
          </w:rPrChange>
        </w:rPr>
        <w:t xml:space="preserve"> </w:t>
      </w:r>
      <w:ins w:author="Moin Syed" w:id="39" w:date="2026-04-27T18:45:43Z">
        <w:r w:rsidDel="00000000" w:rsidR="00000000" w:rsidRPr="00000000">
          <w:rPr>
            <w:rtl w:val="0"/>
            <w:rPrChange w:author="Moin Syed" w:id="0" w:date="2026-04-30T14:17:19Z">
              <w:rPr/>
            </w:rPrChange>
          </w:rPr>
          <w:t xml:space="preserve">most directly </w:t>
        </w:r>
      </w:ins>
      <w:r w:rsidDel="00000000" w:rsidR="00000000" w:rsidRPr="00000000">
        <w:rPr>
          <w:rtl w:val="0"/>
          <w:rPrChange w:author="Moin Syed" w:id="0" w:date="2026-04-30T14:17:19Z">
            <w:rPr/>
          </w:rPrChange>
        </w:rPr>
        <w:t xml:space="preserve">relevant data of which we are aware comes from a recent Ph.D. thesis from O’Mahony </w:t>
      </w:r>
      <w:hyperlink r:id="rId30">
        <w:r w:rsidDel="00000000" w:rsidR="00000000" w:rsidRPr="00000000">
          <w:rPr>
            <w:rtl w:val="0"/>
            <w:rPrChange w:author="Moin Syed" w:id="0" w:date="2026-04-30T14:17:19Z">
              <w:rPr/>
            </w:rPrChange>
          </w:rPr>
          <w:t xml:space="preserve">(2023)</w:t>
        </w:r>
      </w:hyperlink>
      <w:r w:rsidDel="00000000" w:rsidR="00000000" w:rsidRPr="00000000">
        <w:rPr>
          <w:rtl w:val="0"/>
          <w:rPrChange w:author="Moin Syed" w:id="0" w:date="2026-04-30T14:17:19Z">
            <w:rPr/>
          </w:rPrChange>
        </w:rPr>
        <w:t xml:space="preserve">. Embedded within a much larger examination of similarities and differences between Registered Reports (</w:t>
      </w:r>
      <w:r w:rsidDel="00000000" w:rsidR="00000000" w:rsidRPr="00000000">
        <w:rPr>
          <w:i w:val="1"/>
          <w:iCs w:val="1"/>
          <w:rtl w:val="0"/>
          <w:rPrChange w:author="Moin Syed" w:id="0" w:date="2026-04-30T14:17:19Z">
            <w:rPr>
              <w:i w:val="1"/>
              <w:iCs w:val="1"/>
            </w:rPr>
          </w:rPrChange>
        </w:rPr>
        <w:t xml:space="preserve">n</w:t>
      </w:r>
      <w:r w:rsidDel="00000000" w:rsidR="00000000" w:rsidRPr="00000000">
        <w:rPr>
          <w:rtl w:val="0"/>
          <w:rPrChange w:author="Moin Syed" w:id="0" w:date="2026-04-30T14:17:19Z">
            <w:rPr/>
          </w:rPrChange>
        </w:rPr>
        <w:t xml:space="preserve"> = 170) and traditional articles (</w:t>
      </w:r>
      <w:r w:rsidDel="00000000" w:rsidR="00000000" w:rsidRPr="00000000">
        <w:rPr>
          <w:i w:val="1"/>
          <w:iCs w:val="1"/>
          <w:rtl w:val="0"/>
          <w:rPrChange w:author="Moin Syed" w:id="0" w:date="2026-04-30T14:17:19Z">
            <w:rPr>
              <w:i w:val="1"/>
              <w:iCs w:val="1"/>
            </w:rPr>
          </w:rPrChange>
        </w:rPr>
        <w:t xml:space="preserve">n</w:t>
      </w:r>
      <w:r w:rsidDel="00000000" w:rsidR="00000000" w:rsidRPr="00000000">
        <w:rPr>
          <w:rtl w:val="0"/>
          <w:rPrChange w:author="Moin Syed" w:id="0" w:date="2026-04-30T14:17:19Z">
            <w:rPr/>
          </w:rPrChange>
        </w:rPr>
        <w:t xml:space="preserve"> = 340), the findings indicated that exploratory research was in fact </w:t>
      </w:r>
      <w:r w:rsidDel="00000000" w:rsidR="00000000" w:rsidRPr="00000000">
        <w:rPr>
          <w:i w:val="1"/>
          <w:iCs w:val="1"/>
          <w:rtl w:val="0"/>
          <w:rPrChange w:author="Moin Syed" w:id="0" w:date="2026-04-30T14:17:19Z">
            <w:rPr>
              <w:i w:val="1"/>
              <w:iCs w:val="1"/>
            </w:rPr>
          </w:rPrChange>
        </w:rPr>
        <w:t xml:space="preserve">more </w:t>
      </w:r>
      <w:r w:rsidDel="00000000" w:rsidR="00000000" w:rsidRPr="00000000">
        <w:rPr>
          <w:rtl w:val="0"/>
          <w:rPrChange w:author="Moin Syed" w:id="0" w:date="2026-04-30T14:17:19Z">
            <w:rPr/>
          </w:rPrChange>
        </w:rPr>
        <w:t xml:space="preserve">commonly identified in the Registered Reports (75%) compared with the traditional articles (57%). This finding runs counter to the many critics claiming that preregistration would </w:t>
      </w:r>
      <w:r w:rsidDel="00000000" w:rsidR="00000000" w:rsidRPr="00000000">
        <w:rPr>
          <w:i w:val="1"/>
          <w:iCs w:val="1"/>
          <w:rtl w:val="0"/>
          <w:rPrChange w:author="Moin Syed" w:id="0" w:date="2026-04-30T14:17:19Z">
            <w:rPr>
              <w:i w:val="1"/>
              <w:iCs w:val="1"/>
            </w:rPr>
          </w:rPrChange>
        </w:rPr>
        <w:t xml:space="preserve">reduce </w:t>
      </w:r>
      <w:r w:rsidDel="00000000" w:rsidR="00000000" w:rsidRPr="00000000">
        <w:rPr>
          <w:rtl w:val="0"/>
          <w:rPrChange w:author="Moin Syed" w:id="0" w:date="2026-04-30T14:17:19Z">
            <w:rPr/>
          </w:rPrChange>
        </w:rPr>
        <w:t xml:space="preserve">the frequency of exploratory research. </w:t>
      </w:r>
      <w:ins w:author="Moin Syed" w:id="40" w:date="2026-04-27T18:45:57Z">
        <w:r w:rsidDel="00000000" w:rsidR="00000000" w:rsidRPr="00000000">
          <w:rPr>
            <w:rtl w:val="0"/>
            <w:rPrChange w:author="Moin Syed" w:id="0" w:date="2026-04-30T14:17:19Z">
              <w:rPr/>
            </w:rPrChange>
          </w:rPr>
          <w:t xml:space="preserve">Additionally, Soderberg et al. (2021) found that Registered Reports and traditional reports were </w:t>
        </w:r>
        <w:r w:rsidDel="00000000" w:rsidR="00000000" w:rsidRPr="00000000">
          <w:rPr>
            <w:rtl w:val="0"/>
            <w:rPrChange w:author="Moin Syed" w:id="0" w:date="2026-04-30T14:17:19Z">
              <w:rPr/>
            </w:rPrChange>
          </w:rPr>
          <w:t xml:space="preserve">statistically</w:t>
        </w:r>
        <w:r w:rsidDel="00000000" w:rsidR="00000000" w:rsidRPr="00000000">
          <w:rPr>
            <w:rtl w:val="0"/>
            <w:rPrChange w:author="Moin Syed" w:id="0" w:date="2026-04-30T14:17:19Z">
              <w:rPr/>
            </w:rPrChange>
          </w:rPr>
          <w:t xml:space="preserve"> </w:t>
        </w:r>
        <w:r w:rsidDel="00000000" w:rsidR="00000000" w:rsidRPr="00000000">
          <w:rPr>
            <w:rtl w:val="0"/>
            <w:rPrChange w:author="Moin Syed" w:id="0" w:date="2026-04-30T14:17:19Z">
              <w:rPr/>
            </w:rPrChange>
          </w:rPr>
          <w:t xml:space="preserve">indistinguishable on ratings of creativity and novelty, again running counter to critics’ claims. Our focus in the present study is to replicate and extend O’Mahony’s (2023)</w:t>
        </w:r>
        <w:r w:rsidDel="00000000" w:rsidR="00000000" w:rsidRPr="00000000">
          <w:rPr>
            <w:rtl w:val="0"/>
            <w:rPrChange w:author="Moin Syed" w:id="0" w:date="2026-04-30T14:17:19Z">
              <w:rPr/>
            </w:rPrChange>
          </w:rPr>
          <w:t xml:space="preserve"> study with a narrow focus on the frequency of reported exploratory research across article types. </w:t>
        </w:r>
      </w:ins>
      <w:r w:rsidDel="00000000" w:rsidR="00000000" w:rsidRPr="00000000">
        <w:rPr>
          <w:rtl w:val="0"/>
          <w:rPrChange w:author="Moin Syed" w:id="0" w:date="2026-04-30T14:17:19Z">
            <w:rPr/>
          </w:rPrChange>
        </w:rPr>
        <w:t xml:space="preserve"> </w:t>
      </w:r>
    </w:p>
    <w:p w:rsidR="00000000" w:rsidDel="00000000" w:rsidP="00000000" w:rsidRDefault="00000000" w:rsidRPr="00000000" w14:paraId="0000003A">
      <w:pPr>
        <w:rPr>
          <w:ins w:author="Moin Syed" w:id="41" w:date="2026-04-27T18:17:07Z"/>
        </w:rPr>
      </w:pPr>
      <w:ins w:author="Moin Syed" w:id="41" w:date="2026-04-27T18:17:07Z">
        <w:r w:rsidDel="00000000" w:rsidR="00000000" w:rsidRPr="00000000">
          <w:rPr>
            <w:rtl w:val="0"/>
          </w:rPr>
        </w:r>
      </w:ins>
    </w:p>
    <w:p w:rsidR="00000000" w:rsidDel="00000000" w:rsidP="00000000" w:rsidRDefault="00000000" w:rsidRPr="00000000" w14:paraId="0000003B">
      <w:pPr>
        <w:rPr>
          <w:ins w:author="Moin Syed" w:id="41" w:date="2026-04-27T18:17:07Z"/>
          <w:rPrChange w:author="Moin Syed" w:id="0" w:date="2026-04-30T14:17:19Z">
            <w:rPr/>
          </w:rPrChange>
        </w:rPr>
      </w:pPr>
      <w:ins w:author="Moin Syed" w:id="41" w:date="2026-04-27T18:17:07Z">
        <w:r w:rsidDel="00000000" w:rsidR="00000000" w:rsidRPr="00000000">
          <w:rPr>
            <w:rtl w:val="0"/>
            <w:rPrChange w:author="Moin Syed" w:id="0" w:date="2026-04-30T14:17:19Z">
              <w:rPr/>
            </w:rPrChange>
          </w:rPr>
          <w:tab/>
          <w:t xml:space="preserve">A major challenge to drawing any conclusions about the frequency of exploratory research between registered and non-registered articles is that the ability to do so is entirely dependent on researchers’ reporting. Given the widespread prevalence of HARKing, in which exploratory findings are reframed and presented as confirmatory, it is simply not possible to derive an accurate estimate of how often exploratory research is occurring when there are no reporting restrictions in place </w:t>
        </w:r>
        <w:r w:rsidDel="00000000" w:rsidR="00000000" w:rsidRPr="00000000">
          <w:rPr>
            <w:rtl w:val="0"/>
            <w:rPrChange w:author="Moin Syed" w:id="0" w:date="2026-04-30T14:17:19Z">
              <w:rPr/>
            </w:rPrChange>
          </w:rPr>
          <w:t xml:space="preserve">(Wagenmakers et al., 2018). Thus, when making such comparisons, examining the reporting practices in articles is the best available indicator. Although reports are an imperfect proxy for actual practice, they remain highly relevant to the debate about the status of exploration in registered articles, and specifically address the claims that registration would restrict exploratory research. That is, if registration does in fact restrict exploration, there should be low levels of exploration reported in research articles. </w:t>
        </w:r>
        <w:r w:rsidDel="00000000" w:rsidR="00000000" w:rsidRPr="00000000">
          <w:rPr>
            <w:rtl w:val="0"/>
          </w:rPr>
        </w:r>
      </w:ins>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Change w:author="Moin Syed" w:id="0" w:date="2026-04-30T14:17:19Z">
            <w:rPr>
              <w:b w:val="1"/>
              <w:bCs w:val="1"/>
            </w:rPr>
          </w:rPrChange>
        </w:rPr>
      </w:pPr>
      <w:r w:rsidDel="00000000" w:rsidR="00000000" w:rsidRPr="00000000">
        <w:rPr>
          <w:b w:val="1"/>
          <w:bCs w:val="1"/>
          <w:rtl w:val="0"/>
          <w:rPrChange w:author="Moin Syed" w:id="0" w:date="2026-04-30T14:17:19Z">
            <w:rPr>
              <w:b w:val="1"/>
              <w:bCs w:val="1"/>
            </w:rPr>
          </w:rPrChange>
        </w:rPr>
        <w:t xml:space="preserve">The Present Study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ind w:left="0" w:firstLine="720"/>
        <w:rPr>
          <w:ins w:author="Moin Syed" w:id="48" w:date="2026-04-27T18:23:53Z"/>
          <w:rPrChange w:author="Moin Syed" w:id="0" w:date="2026-04-30T14:17:19Z">
            <w:rPr/>
          </w:rPrChange>
        </w:rPr>
      </w:pPr>
      <w:r w:rsidDel="00000000" w:rsidR="00000000" w:rsidRPr="00000000">
        <w:rPr>
          <w:rtl w:val="0"/>
          <w:rPrChange w:author="Moin Syed" w:id="0" w:date="2026-04-30T14:17:19Z">
            <w:rPr/>
          </w:rPrChange>
        </w:rPr>
        <w:t xml:space="preserve">The purpose of the present study is to conduct an initial investigation into whether preregistration and Registered Reports restrict</w:t>
      </w:r>
      <w:ins w:author="Caroline Armstrong" w:id="42" w:date="2026-04-30T16:29:58Z">
        <w:r w:rsidDel="00000000" w:rsidR="00000000" w:rsidRPr="00000000">
          <w:rPr>
            <w:rtl w:val="0"/>
            <w:rPrChange w:author="Moin Syed" w:id="0" w:date="2026-04-30T14:17:19Z">
              <w:rPr/>
            </w:rPrChange>
          </w:rPr>
          <w:t xml:space="preserve"> investigators’</w:t>
        </w:r>
      </w:ins>
      <w:r w:rsidDel="00000000" w:rsidR="00000000" w:rsidRPr="00000000">
        <w:rPr>
          <w:rtl w:val="0"/>
          <w:rPrChange w:author="Moin Syed" w:id="0" w:date="2026-04-30T14:17:19Z">
            <w:rPr/>
          </w:rPrChange>
        </w:rPr>
        <w:t xml:space="preserve"> </w:t>
      </w:r>
      <w:ins w:author="Caroline Armstrong" w:id="43" w:date="2026-04-30T16:28:44Z">
        <w:r w:rsidDel="00000000" w:rsidR="00000000" w:rsidRPr="00000000">
          <w:rPr>
            <w:rtl w:val="0"/>
            <w:rPrChange w:author="Moin Syed" w:id="0" w:date="2026-04-30T14:17:19Z">
              <w:rPr/>
            </w:rPrChange>
          </w:rPr>
          <w:t xml:space="preserve">reports of </w:t>
        </w:r>
      </w:ins>
      <w:r w:rsidDel="00000000" w:rsidR="00000000" w:rsidRPr="00000000">
        <w:rPr>
          <w:rtl w:val="0"/>
          <w:rPrChange w:author="Moin Syed" w:id="0" w:date="2026-04-30T14:17:19Z">
            <w:rPr/>
          </w:rPrChange>
        </w:rPr>
        <w:t xml:space="preserve">exploratory research, or </w:t>
      </w:r>
      <w:r w:rsidDel="00000000" w:rsidR="00000000" w:rsidRPr="00000000">
        <w:rPr>
          <w:i w:val="1"/>
          <w:iCs w:val="1"/>
          <w:rtl w:val="0"/>
          <w:rPrChange w:author="Caroline Armstrong" w:id="44" w:date="2026-04-30T16:30:08Z">
            <w:rPr/>
          </w:rPrChange>
        </w:rPr>
        <w:t xml:space="preserve">any analysis that is indicated to not be a planned test of a specific hypothesis</w:t>
      </w:r>
      <w:r w:rsidDel="00000000" w:rsidR="00000000" w:rsidRPr="00000000">
        <w:rPr>
          <w:rtl w:val="0"/>
          <w:rPrChange w:author="Moin Syed" w:id="0" w:date="2026-04-30T14:17:19Z">
            <w:rPr/>
          </w:rPrChange>
        </w:rPr>
        <w:t xml:space="preserve">. We do so by comparing the prevalence of exploratory research </w:t>
      </w:r>
      <w:ins w:author="Moin Syed" w:id="45" w:date="2026-04-27T18:20:40Z">
        <w:r w:rsidDel="00000000" w:rsidR="00000000" w:rsidRPr="00000000">
          <w:rPr>
            <w:rtl w:val="0"/>
            <w:rPrChange w:author="Moin Syed" w:id="0" w:date="2026-04-30T14:17:19Z">
              <w:rPr/>
            </w:rPrChange>
          </w:rPr>
          <w:t xml:space="preserve">reported </w:t>
        </w:r>
      </w:ins>
      <w:r w:rsidDel="00000000" w:rsidR="00000000" w:rsidRPr="00000000">
        <w:rPr>
          <w:rtl w:val="0"/>
          <w:rPrChange w:author="Moin Syed" w:id="0" w:date="2026-04-30T14:17:19Z">
            <w:rPr/>
          </w:rPrChange>
        </w:rPr>
        <w:t xml:space="preserve">across articles with preregistered studies, Registered Reports, and traditional articles (henceforth, we use the term “registration” to refer to both preregistered studies and Registered Reports). The purpose of the study is not to get a population estimate of exploratory research in psychology, but rather</w:t>
      </w:r>
      <w:ins w:author="Caroline Armstrong" w:id="46" w:date="2026-04-30T16:30:25Z">
        <w:r w:rsidDel="00000000" w:rsidR="00000000" w:rsidRPr="00000000">
          <w:rPr>
            <w:rtl w:val="0"/>
            <w:rPrChange w:author="Moin Syed" w:id="0" w:date="2026-04-30T14:17:19Z">
              <w:rPr/>
            </w:rPrChange>
          </w:rPr>
          <w:t xml:space="preserve"> to</w:t>
        </w:r>
      </w:ins>
      <w:r w:rsidDel="00000000" w:rsidR="00000000" w:rsidRPr="00000000">
        <w:rPr>
          <w:rtl w:val="0"/>
          <w:rPrChange w:author="Moin Syed" w:id="0" w:date="2026-04-30T14:17:19Z">
            <w:rPr/>
          </w:rPrChange>
        </w:rPr>
        <w:t xml:space="preserve"> examine the specific claims that registration would lead to a decrease in </w:t>
      </w:r>
      <w:ins w:author="Caroline Armstrong" w:id="47" w:date="2026-04-30T16:30:30Z">
        <w:r w:rsidDel="00000000" w:rsidR="00000000" w:rsidRPr="00000000">
          <w:rPr>
            <w:rtl w:val="0"/>
            <w:rPrChange w:author="Moin Syed" w:id="0" w:date="2026-04-30T14:17:19Z">
              <w:rPr/>
            </w:rPrChange>
          </w:rPr>
          <w:t xml:space="preserve">reported </w:t>
        </w:r>
      </w:ins>
      <w:r w:rsidDel="00000000" w:rsidR="00000000" w:rsidRPr="00000000">
        <w:rPr>
          <w:rtl w:val="0"/>
          <w:rPrChange w:author="Moin Syed" w:id="0" w:date="2026-04-30T14:17:19Z">
            <w:rPr/>
          </w:rPrChange>
        </w:rPr>
        <w:t xml:space="preserve">exploratory research. </w:t>
      </w:r>
      <w:ins w:author="Moin Syed" w:id="48" w:date="2026-04-27T18:23:53Z">
        <w:r w:rsidDel="00000000" w:rsidR="00000000" w:rsidRPr="00000000">
          <w:rPr>
            <w:rtl w:val="0"/>
          </w:rPr>
        </w:r>
      </w:ins>
    </w:p>
    <w:p w:rsidR="00000000" w:rsidDel="00000000" w:rsidP="00000000" w:rsidRDefault="00000000" w:rsidRPr="00000000" w14:paraId="00000040">
      <w:pPr>
        <w:pBdr>
          <w:top w:space="0" w:sz="0" w:val="nil"/>
          <w:left w:space="0" w:sz="0" w:val="nil"/>
          <w:bottom w:space="0" w:sz="0" w:val="nil"/>
          <w:right w:space="0" w:sz="0" w:val="nil"/>
          <w:between w:space="0" w:sz="0" w:val="nil"/>
        </w:pBdr>
        <w:ind w:left="0" w:firstLine="0"/>
        <w:rPr>
          <w:ins w:author="Moin Syed" w:id="48" w:date="2026-04-27T18:23:53Z"/>
        </w:rPr>
      </w:pPr>
      <w:ins w:author="Moin Syed" w:id="48" w:date="2026-04-27T18:23:53Z">
        <w:r w:rsidDel="00000000" w:rsidR="00000000" w:rsidRPr="00000000">
          <w:rPr>
            <w:rtl w:val="0"/>
          </w:rPr>
        </w:r>
      </w:ins>
    </w:p>
    <w:p w:rsidR="00000000" w:rsidDel="00000000" w:rsidP="00000000" w:rsidRDefault="00000000" w:rsidRPr="00000000" w14:paraId="00000041">
      <w:pPr>
        <w:pBdr>
          <w:top w:space="0" w:sz="0" w:val="nil"/>
          <w:left w:space="0" w:sz="0" w:val="nil"/>
          <w:bottom w:space="0" w:sz="0" w:val="nil"/>
          <w:right w:space="0" w:sz="0" w:val="nil"/>
          <w:between w:space="0" w:sz="0" w:val="nil"/>
        </w:pBdr>
        <w:ind w:left="0" w:firstLine="720"/>
        <w:rPr>
          <w:rPrChange w:author="Moin Syed" w:id="0" w:date="2026-04-30T14:17:19Z">
            <w:rPr/>
          </w:rPrChange>
        </w:rPr>
      </w:pPr>
      <w:r w:rsidDel="00000000" w:rsidR="00000000" w:rsidRPr="00000000">
        <w:rPr>
          <w:rtl w:val="0"/>
          <w:rPrChange w:author="Moin Syed" w:id="0" w:date="2026-04-30T14:17:19Z">
            <w:rPr/>
          </w:rPrChange>
        </w:rPr>
        <w:t xml:space="preserve">The competing views on the practice of registration and its relation to exploratory research would lead to two divergent data patterns: </w:t>
      </w:r>
      <w:del w:author="Moin Syed" w:id="49" w:date="2026-04-27T18:22:36Z">
        <w:r w:rsidDel="00000000" w:rsidR="00000000" w:rsidRPr="00000000">
          <w:rPr>
            <w:rtl w:val="0"/>
            <w:rPrChange w:author="Moin Syed" w:id="0" w:date="2026-04-30T14:17:19Z">
              <w:rPr/>
            </w:rPrChange>
          </w:rPr>
          <w:delText xml:space="preserve">a)</w:delText>
        </w:r>
      </w:del>
      <w:ins w:author="Moin Syed" w:id="49" w:date="2026-04-27T18:22:36Z">
        <w:del w:author="Moin Syed" w:id="49" w:date="2026-04-27T18:22:36Z">
          <w:r w:rsidDel="00000000" w:rsidR="00000000" w:rsidRPr="00000000">
            <w:rPr>
              <w:rtl w:val="0"/>
              <w:rPrChange w:author="Moin Syed" w:id="0" w:date="2026-04-30T14:17:19Z">
                <w:rPr/>
              </w:rPrChange>
            </w:rPr>
            <w:delText xml:space="preserve"> </w:delText>
          </w:r>
        </w:del>
      </w:ins>
      <w:r w:rsidDel="00000000" w:rsidR="00000000" w:rsidRPr="00000000">
        <w:rPr>
          <w:color w:val="000000"/>
          <w:rtl w:val="0"/>
          <w:rPrChange w:author="Moin Syed" w:id="0" w:date="2026-04-30T14:17:19Z">
            <w:rPr>
              <w:color w:val="000000"/>
            </w:rPr>
          </w:rPrChange>
        </w:rPr>
        <w:t xml:space="preserve">If registration restricts exploratory research, then </w:t>
      </w:r>
      <w:commentRangeStart w:id="3"/>
      <w:commentRangeStart w:id="4"/>
      <w:r w:rsidDel="00000000" w:rsidR="00000000" w:rsidRPr="00000000">
        <w:rPr>
          <w:color w:val="000000"/>
          <w:rtl w:val="0"/>
          <w:rPrChange w:author="Moin Syed" w:id="0" w:date="2026-04-30T14:17:19Z">
            <w:rPr>
              <w:color w:val="000000"/>
            </w:rPr>
          </w:rPrChange>
        </w:rPr>
        <w:t xml:space="preserve">traditional articles should </w:t>
      </w:r>
      <w:r w:rsidDel="00000000" w:rsidR="00000000" w:rsidRPr="00000000">
        <w:rPr>
          <w:rtl w:val="0"/>
          <w:rPrChange w:author="Moin Syed" w:id="0" w:date="2026-04-30T14:17:19Z">
            <w:rPr/>
          </w:rPrChange>
        </w:rPr>
        <w:t xml:space="preserve">include higher prevalence</w:t>
      </w:r>
      <w:r w:rsidDel="00000000" w:rsidR="00000000" w:rsidRPr="00000000">
        <w:rPr>
          <w:color w:val="000000"/>
          <w:rtl w:val="0"/>
          <w:rPrChange w:author="Moin Syed" w:id="0" w:date="2026-04-30T14:17:19Z">
            <w:rPr>
              <w:color w:val="000000"/>
            </w:rPr>
          </w:rPrChange>
        </w:rPr>
        <w:t xml:space="preserve"> of </w:t>
      </w:r>
      <w:ins w:author="Caroline Armstrong" w:id="50" w:date="2026-04-30T16:34:06Z">
        <w:r w:rsidDel="00000000" w:rsidR="00000000" w:rsidRPr="00000000">
          <w:rPr>
            <w:color w:val="000000"/>
            <w:rtl w:val="0"/>
            <w:rPrChange w:author="Moin Syed" w:id="0" w:date="2026-04-30T14:17:19Z">
              <w:rPr>
                <w:color w:val="000000"/>
              </w:rPr>
            </w:rPrChange>
          </w:rPr>
          <w:t xml:space="preserve">reported </w:t>
        </w:r>
      </w:ins>
      <w:r w:rsidDel="00000000" w:rsidR="00000000" w:rsidRPr="00000000">
        <w:rPr>
          <w:color w:val="000000"/>
          <w:rtl w:val="0"/>
          <w:rPrChange w:author="Moin Syed" w:id="0" w:date="2026-04-30T14:17:19Z">
            <w:rPr>
              <w:color w:val="000000"/>
            </w:rPr>
          </w:rPrChange>
        </w:rPr>
        <w:t xml:space="preserve">exploratory research</w:t>
      </w:r>
      <w:commentRangeEnd w:id="3"/>
      <w:r w:rsidDel="00000000" w:rsidR="00000000" w:rsidRPr="00000000">
        <w:commentReference w:id="3"/>
      </w:r>
      <w:commentRangeEnd w:id="4"/>
      <w:r w:rsidDel="00000000" w:rsidR="00000000" w:rsidRPr="00000000">
        <w:commentReference w:id="4"/>
      </w:r>
      <w:r w:rsidDel="00000000" w:rsidR="00000000" w:rsidRPr="00000000">
        <w:rPr>
          <w:color w:val="000000"/>
          <w:rtl w:val="0"/>
          <w:rPrChange w:author="Moin Syed" w:id="0" w:date="2026-04-30T14:17:19Z">
            <w:rPr>
              <w:color w:val="000000"/>
            </w:rPr>
          </w:rPrChange>
        </w:rPr>
        <w:t xml:space="preserve"> than </w:t>
      </w:r>
      <w:r w:rsidDel="00000000" w:rsidR="00000000" w:rsidRPr="00000000">
        <w:rPr>
          <w:rtl w:val="0"/>
          <w:rPrChange w:author="Moin Syed" w:id="0" w:date="2026-04-30T14:17:19Z">
            <w:rPr/>
          </w:rPrChange>
        </w:rPr>
        <w:t xml:space="preserve">registered</w:t>
      </w:r>
      <w:r w:rsidDel="00000000" w:rsidR="00000000" w:rsidRPr="00000000">
        <w:rPr>
          <w:color w:val="000000"/>
          <w:rtl w:val="0"/>
          <w:rPrChange w:author="Moin Syed" w:id="0" w:date="2026-04-30T14:17:19Z">
            <w:rPr>
              <w:color w:val="000000"/>
            </w:rPr>
          </w:rPrChange>
        </w:rPr>
        <w:t xml:space="preserve"> studies</w:t>
      </w:r>
      <w:ins w:author="Moin Syed" w:id="51" w:date="2026-04-30T19:21:36Z">
        <w:r w:rsidDel="00000000" w:rsidR="00000000" w:rsidRPr="00000000">
          <w:rPr>
            <w:color w:val="000000"/>
            <w:rtl w:val="0"/>
            <w:rPrChange w:author="Moin Syed" w:id="0" w:date="2026-04-30T14:17:19Z">
              <w:rPr>
                <w:color w:val="000000"/>
              </w:rPr>
            </w:rPrChange>
          </w:rPr>
          <w:t xml:space="preserve"> (assuming no or l</w:t>
        </w:r>
        <w:r w:rsidDel="00000000" w:rsidR="00000000" w:rsidRPr="00000000">
          <w:rPr>
            <w:rtl w:val="0"/>
            <w:rPrChange w:author="Moin Syed" w:id="52" w:date="2026-04-30T19:21:36Z">
              <w:rPr>
                <w:color w:val="000000"/>
              </w:rPr>
            </w:rPrChange>
          </w:rPr>
          <w:t xml:space="preserve">ow prevalence of HARKing</w:t>
        </w:r>
        <w:r w:rsidDel="00000000" w:rsidR="00000000" w:rsidRPr="00000000">
          <w:rPr>
            <w:color w:val="000000"/>
            <w:rtl w:val="0"/>
            <w:rPrChange w:author="Moin Syed" w:id="0" w:date="2026-04-30T14:17:19Z">
              <w:rPr>
                <w:color w:val="000000"/>
              </w:rPr>
            </w:rPrChange>
          </w:rPr>
          <w:t xml:space="preserve">).</w:t>
        </w:r>
      </w:ins>
      <w:r w:rsidDel="00000000" w:rsidR="00000000" w:rsidRPr="00000000">
        <w:rPr>
          <w:color w:val="000000"/>
          <w:rtl w:val="0"/>
          <w:rPrChange w:author="Moin Syed" w:id="0" w:date="2026-04-30T14:17:19Z">
            <w:rPr>
              <w:color w:val="000000"/>
            </w:rPr>
          </w:rPrChange>
        </w:rPr>
        <w:t xml:space="preserve"> </w:t>
      </w:r>
      <w:del w:author="Moin Syed" w:id="53" w:date="2026-04-29T17:02:39Z">
        <w:r w:rsidDel="00000000" w:rsidR="00000000" w:rsidRPr="00000000">
          <w:rPr>
            <w:color w:val="000000"/>
            <w:rtl w:val="0"/>
            <w:rPrChange w:author="Moin Syed" w:id="0" w:date="2026-04-30T14:17:19Z">
              <w:rPr>
                <w:color w:val="000000"/>
              </w:rPr>
            </w:rPrChange>
          </w:rPr>
          <w:delText xml:space="preserve">(Figure 1a)</w:delText>
        </w:r>
      </w:del>
      <w:r w:rsidDel="00000000" w:rsidR="00000000" w:rsidRPr="00000000">
        <w:rPr>
          <w:color w:val="000000"/>
          <w:rtl w:val="0"/>
          <w:rPrChange w:author="Moin Syed" w:id="0" w:date="2026-04-30T14:17:19Z">
            <w:rPr>
              <w:color w:val="000000"/>
            </w:rPr>
          </w:rPrChange>
        </w:rPr>
        <w:t xml:space="preserve">. In con</w:t>
      </w:r>
      <w:r w:rsidDel="00000000" w:rsidR="00000000" w:rsidRPr="00000000">
        <w:rPr>
          <w:rtl w:val="0"/>
          <w:rPrChange w:author="Moin Syed" w:id="0" w:date="2026-04-30T14:17:19Z">
            <w:rPr/>
          </w:rPrChange>
        </w:rPr>
        <w:t xml:space="preserve">trast, </w:t>
      </w:r>
      <w:ins w:author="Moin Syed" w:id="54" w:date="2026-04-27T18:23:43Z">
        <w:r w:rsidDel="00000000" w:rsidR="00000000" w:rsidRPr="00000000">
          <w:rPr>
            <w:rtl w:val="0"/>
            <w:rPrChange w:author="Moin Syed" w:id="0" w:date="2026-04-30T14:17:19Z">
              <w:rPr/>
            </w:rPrChange>
          </w:rPr>
          <w:t xml:space="preserve">i</w:t>
        </w:r>
      </w:ins>
      <w:del w:author="Moin Syed" w:id="54" w:date="2026-04-27T18:23:43Z">
        <w:r w:rsidDel="00000000" w:rsidR="00000000" w:rsidRPr="00000000">
          <w:rPr>
            <w:color w:val="000000"/>
            <w:rtl w:val="0"/>
            <w:rPrChange w:author="Moin Syed" w:id="0" w:date="2026-04-30T14:17:19Z">
              <w:rPr>
                <w:color w:val="000000"/>
              </w:rPr>
            </w:rPrChange>
          </w:rPr>
          <w:delText xml:space="preserve">I</w:delText>
        </w:r>
      </w:del>
      <w:r w:rsidDel="00000000" w:rsidR="00000000" w:rsidRPr="00000000">
        <w:rPr>
          <w:color w:val="000000"/>
          <w:rtl w:val="0"/>
          <w:rPrChange w:author="Moin Syed" w:id="0" w:date="2026-04-30T14:17:19Z">
            <w:rPr>
              <w:color w:val="000000"/>
            </w:rPr>
          </w:rPrChange>
        </w:rPr>
        <w:t xml:space="preserve">f registration clarifies the status of exploratory research, then</w:t>
      </w:r>
      <w:del w:author="Moin Syed" w:id="55" w:date="2026-04-27T18:24:25Z">
        <w:r w:rsidDel="00000000" w:rsidR="00000000" w:rsidRPr="00000000">
          <w:rPr>
            <w:color w:val="000000"/>
            <w:rtl w:val="0"/>
            <w:rPrChange w:author="Moin Syed" w:id="0" w:date="2026-04-30T14:17:19Z">
              <w:rPr>
                <w:color w:val="000000"/>
              </w:rPr>
            </w:rPrChange>
          </w:rPr>
          <w:delText xml:space="preserve">, c</w:delText>
        </w:r>
        <w:r w:rsidDel="00000000" w:rsidR="00000000" w:rsidRPr="00000000">
          <w:rPr>
            <w:rtl w:val="0"/>
            <w:rPrChange w:author="Moin Syed" w:id="0" w:date="2026-04-30T14:17:19Z">
              <w:rPr/>
            </w:rPrChange>
          </w:rPr>
          <w:delText xml:space="preserve">onsistent with</w:delText>
        </w:r>
      </w:del>
      <w:r w:rsidDel="00000000" w:rsidR="00000000" w:rsidRPr="00000000">
        <w:rPr>
          <w:rtl w:val="0"/>
          <w:rPrChange w:author="Moin Syed" w:id="0" w:date="2026-04-30T14:17:19Z">
            <w:rPr/>
          </w:rPrChange>
        </w:rPr>
        <w:t xml:space="preserve"> </w:t>
      </w:r>
      <w:del w:author="Moin Syed" w:id="56" w:date="2026-04-27T18:24:19Z">
        <w:r w:rsidDel="00000000" w:rsidR="00000000" w:rsidRPr="00000000">
          <w:rPr>
            <w:rtl w:val="0"/>
            <w:rPrChange w:author="Moin Syed" w:id="0" w:date="2026-04-30T14:17:19Z">
              <w:rPr/>
            </w:rPrChange>
          </w:rPr>
          <w:delText xml:space="preserve">O’Mahony </w:delText>
        </w:r>
        <w:r w:rsidDel="00000000" w:rsidR="00000000" w:rsidRPr="00000000">
          <w:fldChar w:fldCharType="begin"/>
        </w:r>
        <w:r w:rsidDel="00000000" w:rsidR="00000000" w:rsidRPr="00000000">
          <w:delInstrText xml:space="preserve">HYPERLINK "https://www.zotero.org/google-docs/?kJU3Kg"</w:delInstrText>
        </w:r>
        <w:r w:rsidDel="00000000" w:rsidR="00000000" w:rsidRPr="00000000">
          <w:fldChar w:fldCharType="separate"/>
        </w:r>
        <w:r w:rsidDel="00000000" w:rsidR="00000000" w:rsidRPr="00000000">
          <w:rPr>
            <w:rtl w:val="0"/>
            <w:rPrChange w:author="Moin Syed" w:id="0" w:date="2026-04-30T14:17:19Z">
              <w:rPr/>
            </w:rPrChange>
          </w:rPr>
          <w:delText xml:space="preserve">(2023)</w:delText>
        </w:r>
        <w:r w:rsidDel="00000000" w:rsidR="00000000" w:rsidRPr="00000000">
          <w:fldChar w:fldCharType="end"/>
        </w:r>
      </w:del>
      <w:r w:rsidDel="00000000" w:rsidR="00000000" w:rsidRPr="00000000">
        <w:rPr>
          <w:rtl w:val="0"/>
          <w:rPrChange w:author="Moin Syed" w:id="0" w:date="2026-04-30T14:17:19Z">
            <w:rPr/>
          </w:rPrChange>
        </w:rPr>
        <w:t xml:space="preserve">, </w:t>
      </w:r>
      <w:r w:rsidDel="00000000" w:rsidR="00000000" w:rsidRPr="00000000">
        <w:rPr>
          <w:color w:val="000000"/>
          <w:rtl w:val="0"/>
          <w:rPrChange w:author="Moin Syed" w:id="0" w:date="2026-04-30T14:17:19Z">
            <w:rPr>
              <w:color w:val="000000"/>
            </w:rPr>
          </w:rPrChange>
        </w:rPr>
        <w:t xml:space="preserve">registered studies should include </w:t>
      </w:r>
      <w:r w:rsidDel="00000000" w:rsidR="00000000" w:rsidRPr="00000000">
        <w:rPr>
          <w:rtl w:val="0"/>
          <w:rPrChange w:author="Moin Syed" w:id="0" w:date="2026-04-30T14:17:19Z">
            <w:rPr/>
          </w:rPrChange>
        </w:rPr>
        <w:t xml:space="preserve">higher prevalence</w:t>
      </w:r>
      <w:r w:rsidDel="00000000" w:rsidR="00000000" w:rsidRPr="00000000">
        <w:rPr>
          <w:color w:val="000000"/>
          <w:rtl w:val="0"/>
          <w:rPrChange w:author="Moin Syed" w:id="0" w:date="2026-04-30T14:17:19Z">
            <w:rPr>
              <w:color w:val="000000"/>
            </w:rPr>
          </w:rPrChange>
        </w:rPr>
        <w:t xml:space="preserve"> of </w:t>
      </w:r>
      <w:ins w:author="Caroline Armstrong" w:id="57" w:date="2026-04-30T16:34:28Z">
        <w:r w:rsidDel="00000000" w:rsidR="00000000" w:rsidRPr="00000000">
          <w:rPr>
            <w:color w:val="000000"/>
            <w:rtl w:val="0"/>
            <w:rPrChange w:author="Moin Syed" w:id="0" w:date="2026-04-30T14:17:19Z">
              <w:rPr>
                <w:color w:val="000000"/>
              </w:rPr>
            </w:rPrChange>
          </w:rPr>
          <w:t xml:space="preserve">reported </w:t>
        </w:r>
      </w:ins>
      <w:r w:rsidDel="00000000" w:rsidR="00000000" w:rsidRPr="00000000">
        <w:rPr>
          <w:color w:val="000000"/>
          <w:rtl w:val="0"/>
          <w:rPrChange w:author="Moin Syed" w:id="0" w:date="2026-04-30T14:17:19Z">
            <w:rPr>
              <w:color w:val="000000"/>
            </w:rPr>
          </w:rPrChange>
        </w:rPr>
        <w:t xml:space="preserve">exploratory research than traditional articles </w:t>
      </w:r>
      <w:del w:author="Moin Syed" w:id="58" w:date="2026-04-29T17:02:42Z">
        <w:r w:rsidDel="00000000" w:rsidR="00000000" w:rsidRPr="00000000">
          <w:rPr>
            <w:color w:val="000000"/>
            <w:rtl w:val="0"/>
            <w:rPrChange w:author="Moin Syed" w:id="0" w:date="2026-04-30T14:17:19Z">
              <w:rPr>
                <w:color w:val="000000"/>
              </w:rPr>
            </w:rPrChange>
          </w:rPr>
          <w:delText xml:space="preserve">(Figure 1b)</w:delText>
        </w:r>
      </w:del>
      <w:r w:rsidDel="00000000" w:rsidR="00000000" w:rsidRPr="00000000">
        <w:rPr>
          <w:color w:val="000000"/>
          <w:rtl w:val="0"/>
          <w:rPrChange w:author="Moin Syed" w:id="0" w:date="2026-04-30T14:17:19Z">
            <w:rPr>
              <w:color w:val="000000"/>
            </w:rPr>
          </w:rPrChange>
        </w:rPr>
        <w:t xml:space="preserve">.</w:t>
      </w:r>
      <w:ins w:author="Moin Syed" w:id="59" w:date="2026-04-27T18:24:28Z">
        <w:r w:rsidDel="00000000" w:rsidR="00000000" w:rsidRPr="00000000">
          <w:rPr>
            <w:color w:val="000000"/>
            <w:rtl w:val="0"/>
            <w:rPrChange w:author="Moin Syed" w:id="0" w:date="2026-04-30T14:17:19Z">
              <w:rPr>
                <w:color w:val="000000"/>
              </w:rPr>
            </w:rPrChange>
          </w:rPr>
          <w:t xml:space="preserve"> </w:t>
        </w:r>
        <w:r w:rsidDel="00000000" w:rsidR="00000000" w:rsidRPr="00000000">
          <w:rPr>
            <w:rtl w:val="0"/>
            <w:rPrChange w:author="Moin Syed" w:id="0" w:date="2026-04-30T14:17:19Z">
              <w:rPr>
                <w:color w:val="000000"/>
              </w:rPr>
            </w:rPrChange>
          </w:rPr>
          <w:t xml:space="preserve">The only empirical examination of this question that we are aware of found </w:t>
        </w:r>
        <w:r w:rsidDel="00000000" w:rsidR="00000000" w:rsidRPr="00000000">
          <w:rPr>
            <w:rtl w:val="0"/>
            <w:rPrChange w:author="Moin Syed" w:id="0" w:date="2026-04-30T14:17:19Z">
              <w:rPr/>
            </w:rPrChange>
          </w:rPr>
          <w:t xml:space="preserve">higher prevalence</w:t>
        </w:r>
        <w:r w:rsidDel="00000000" w:rsidR="00000000" w:rsidRPr="00000000">
          <w:rPr>
            <w:rtl w:val="0"/>
            <w:rPrChange w:author="Moin Syed" w:id="0" w:date="2026-04-30T14:17:19Z">
              <w:rPr>
                <w:color w:val="000000"/>
              </w:rPr>
            </w:rPrChange>
          </w:rPr>
          <w:t xml:space="preserve"> of exploratory research in Registered Reports </w:t>
        </w:r>
        <w:r w:rsidDel="00000000" w:rsidR="00000000" w:rsidRPr="00000000">
          <w:rPr>
            <w:rtl w:val="0"/>
            <w:rPrChange w:author="Moin Syed" w:id="0" w:date="2026-04-30T14:17:19Z">
              <w:rPr>
                <w:color w:val="000000"/>
              </w:rPr>
            </w:rPrChange>
          </w:rPr>
          <w:t xml:space="preserve">compared</w:t>
        </w:r>
        <w:r w:rsidDel="00000000" w:rsidR="00000000" w:rsidRPr="00000000">
          <w:rPr>
            <w:rtl w:val="0"/>
            <w:rPrChange w:author="Moin Syed" w:id="0" w:date="2026-04-30T14:17:19Z">
              <w:rPr>
                <w:color w:val="000000"/>
              </w:rPr>
            </w:rPrChange>
          </w:rPr>
          <w:t xml:space="preserve"> to traditional reports. Accordingly:</w:t>
        </w:r>
      </w:ins>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rPr>
          <w:ins w:author="Moin Syed" w:id="60" w:date="2026-04-27T18:26:16Z"/>
        </w:rPr>
      </w:pPr>
      <w:ins w:author="Moin Syed" w:id="60" w:date="2026-04-27T18:26:16Z">
        <w:r w:rsidDel="00000000" w:rsidR="00000000" w:rsidRPr="00000000">
          <w:rPr>
            <w:rtl w:val="0"/>
          </w:rPr>
        </w:r>
      </w:ins>
    </w:p>
    <w:p w:rsidR="00000000" w:rsidDel="00000000" w:rsidP="00000000" w:rsidRDefault="00000000" w:rsidRPr="00000000" w14:paraId="00000043">
      <w:pPr>
        <w:pBdr>
          <w:top w:space="0" w:sz="0" w:val="nil"/>
          <w:left w:space="0" w:sz="0" w:val="nil"/>
          <w:bottom w:space="0" w:sz="0" w:val="nil"/>
          <w:right w:space="0" w:sz="0" w:val="nil"/>
          <w:between w:space="0" w:sz="0" w:val="nil"/>
        </w:pBdr>
        <w:rPr>
          <w:del w:author="Moin Syed" w:id="60" w:date="2026-04-27T18:26:16Z"/>
          <w:rPrChange w:author="Moin Syed" w:id="0" w:date="2026-04-30T14:17:19Z">
            <w:rPr/>
          </w:rPrChange>
        </w:rPr>
      </w:pPr>
      <w:ins w:author="Moin Syed" w:id="60" w:date="2026-04-27T18:26:16Z">
        <w:r w:rsidDel="00000000" w:rsidR="00000000" w:rsidRPr="00000000">
          <w:rPr>
            <w:rtl w:val="0"/>
            <w:rPrChange w:author="Moin Syed" w:id="0" w:date="2026-04-30T14:17:19Z">
              <w:rPr/>
            </w:rPrChange>
          </w:rPr>
          <w:t xml:space="preserve">Hypothesis 1: </w:t>
        </w:r>
      </w:ins>
      <w:del w:author="Moin Syed" w:id="60" w:date="2026-04-27T18:26:16Z">
        <w:r w:rsidDel="00000000" w:rsidR="00000000" w:rsidRPr="00000000">
          <w:rPr>
            <w:rtl w:val="0"/>
          </w:rPr>
        </w:r>
      </w:del>
    </w:p>
    <w:p w:rsidR="00000000" w:rsidDel="00000000" w:rsidP="00000000" w:rsidRDefault="00000000" w:rsidRPr="00000000" w14:paraId="00000044">
      <w:pPr>
        <w:pBdr>
          <w:top w:space="0" w:sz="0" w:val="nil"/>
          <w:left w:space="0" w:sz="0" w:val="nil"/>
          <w:bottom w:space="0" w:sz="0" w:val="nil"/>
          <w:right w:space="0" w:sz="0" w:val="nil"/>
          <w:between w:space="0" w:sz="0" w:val="nil"/>
        </w:pBdr>
        <w:rPr>
          <w:ins w:author="Moin Syed" w:id="67" w:date="2026-04-28T13:10:42Z"/>
          <w:rPrChange w:author="Moin Syed" w:id="0" w:date="2026-04-30T14:17:19Z">
            <w:rPr/>
          </w:rPrChange>
        </w:rPr>
      </w:pPr>
      <w:del w:author="Moin Syed" w:id="61" w:date="2026-04-27T18:26:23Z">
        <w:r w:rsidDel="00000000" w:rsidR="00000000" w:rsidRPr="00000000">
          <w:rPr>
            <w:rtl w:val="0"/>
            <w:rPrChange w:author="Moin Syed" w:id="0" w:date="2026-04-30T14:17:19Z">
              <w:rPr/>
            </w:rPrChange>
          </w:rPr>
          <w:delText xml:space="preserve">The primary goal of the current project is to determine which of the aforementioned two data patterns is most consistent with the data. Our hypothesis is that the data will be more consistent with pattern 2, that is, w</w:delText>
        </w:r>
      </w:del>
      <w:del w:author="Moin Syed" w:id="62" w:date="2026-04-27T18:26:36Z">
        <w:r w:rsidDel="00000000" w:rsidR="00000000" w:rsidRPr="00000000">
          <w:rPr>
            <w:rtl w:val="0"/>
            <w:rPrChange w:author="Moin Syed" w:id="0" w:date="2026-04-30T14:17:19Z">
              <w:rPr/>
            </w:rPrChange>
          </w:rPr>
          <w:delText xml:space="preserve">e anticipate finding a</w:delText>
        </w:r>
      </w:del>
      <w:r w:rsidDel="00000000" w:rsidR="00000000" w:rsidRPr="00000000">
        <w:rPr>
          <w:rtl w:val="0"/>
          <w:rPrChange w:author="Moin Syed" w:id="0" w:date="2026-04-30T14:17:19Z">
            <w:rPr/>
          </w:rPrChange>
        </w:rPr>
        <w:t xml:space="preserve"> </w:t>
      </w:r>
      <w:ins w:author="Moin Syed" w:id="63" w:date="2026-04-27T18:26:41Z">
        <w:r w:rsidDel="00000000" w:rsidR="00000000" w:rsidRPr="00000000">
          <w:rPr>
            <w:rtl w:val="0"/>
            <w:rPrChange w:author="Moin Syed" w:id="0" w:date="2026-04-30T14:17:19Z">
              <w:rPr/>
            </w:rPrChange>
          </w:rPr>
          <w:t xml:space="preserve">There will be a </w:t>
        </w:r>
      </w:ins>
      <w:r w:rsidDel="00000000" w:rsidR="00000000" w:rsidRPr="00000000">
        <w:rPr>
          <w:rtl w:val="0"/>
          <w:rPrChange w:author="Moin Syed" w:id="0" w:date="2026-04-30T14:17:19Z">
            <w:rPr/>
          </w:rPrChange>
        </w:rPr>
        <w:t xml:space="preserve">higher prevalence of </w:t>
      </w:r>
      <w:ins w:author="Moin Syed" w:id="64" w:date="2026-04-27T18:26:46Z">
        <w:r w:rsidDel="00000000" w:rsidR="00000000" w:rsidRPr="00000000">
          <w:rPr>
            <w:rtl w:val="0"/>
            <w:rPrChange w:author="Moin Syed" w:id="0" w:date="2026-04-30T14:17:19Z">
              <w:rPr/>
            </w:rPrChange>
          </w:rPr>
          <w:t xml:space="preserve">report</w:t>
        </w:r>
      </w:ins>
      <w:ins w:author="Caroline Armstrong" w:id="65" w:date="2026-04-30T16:36:41Z">
        <w:r w:rsidDel="00000000" w:rsidR="00000000" w:rsidRPr="00000000">
          <w:rPr>
            <w:rtl w:val="0"/>
            <w:rPrChange w:author="Moin Syed" w:id="0" w:date="2026-04-30T14:17:19Z">
              <w:rPr/>
            </w:rPrChange>
          </w:rPr>
          <w:t xml:space="preserve">ed</w:t>
        </w:r>
      </w:ins>
      <w:ins w:author="Moin Syed" w:id="64" w:date="2026-04-27T18:26:46Z">
        <w:del w:author="Caroline Armstrong" w:id="65" w:date="2026-04-30T16:36:41Z">
          <w:r w:rsidDel="00000000" w:rsidR="00000000" w:rsidRPr="00000000">
            <w:rPr>
              <w:rtl w:val="0"/>
              <w:rPrChange w:author="Moin Syed" w:id="0" w:date="2026-04-30T14:17:19Z">
                <w:rPr/>
              </w:rPrChange>
            </w:rPr>
            <w:delText xml:space="preserve">ing</w:delText>
          </w:r>
        </w:del>
        <w:r w:rsidDel="00000000" w:rsidR="00000000" w:rsidRPr="00000000">
          <w:rPr>
            <w:rtl w:val="0"/>
            <w:rPrChange w:author="Moin Syed" w:id="0" w:date="2026-04-30T14:17:19Z">
              <w:rPr/>
            </w:rPrChange>
          </w:rPr>
          <w:t xml:space="preserve"> </w:t>
        </w:r>
      </w:ins>
      <w:r w:rsidDel="00000000" w:rsidR="00000000" w:rsidRPr="00000000">
        <w:rPr>
          <w:rtl w:val="0"/>
          <w:rPrChange w:author="Moin Syed" w:id="0" w:date="2026-04-30T14:17:19Z">
            <w:rPr/>
          </w:rPrChange>
        </w:rPr>
        <w:t xml:space="preserve">exploratory research in </w:t>
      </w:r>
      <w:ins w:author="Moin Syed" w:id="66" w:date="2026-04-28T13:10:39Z">
        <w:r w:rsidDel="00000000" w:rsidR="00000000" w:rsidRPr="00000000">
          <w:rPr>
            <w:rtl w:val="0"/>
            <w:rPrChange w:author="Moin Syed" w:id="0" w:date="2026-04-30T14:17:19Z">
              <w:rPr/>
            </w:rPrChange>
          </w:rPr>
          <w:t xml:space="preserve">pre</w:t>
        </w:r>
      </w:ins>
      <w:r w:rsidDel="00000000" w:rsidR="00000000" w:rsidRPr="00000000">
        <w:rPr>
          <w:rtl w:val="0"/>
          <w:rPrChange w:author="Moin Syed" w:id="0" w:date="2026-04-30T14:17:19Z">
            <w:rPr/>
          </w:rPrChange>
        </w:rPr>
        <w:t xml:space="preserve">registered articles compared to traditional articles. </w:t>
      </w:r>
      <w:ins w:author="Moin Syed" w:id="67" w:date="2026-04-28T13:10:42Z">
        <w:r w:rsidDel="00000000" w:rsidR="00000000" w:rsidRPr="00000000">
          <w:rPr>
            <w:rtl w:val="0"/>
          </w:rPr>
        </w:r>
      </w:ins>
    </w:p>
    <w:p w:rsidR="00000000" w:rsidDel="00000000" w:rsidP="00000000" w:rsidRDefault="00000000" w:rsidRPr="00000000" w14:paraId="00000045">
      <w:pPr>
        <w:pBdr>
          <w:top w:space="0" w:sz="0" w:val="nil"/>
          <w:left w:space="0" w:sz="0" w:val="nil"/>
          <w:bottom w:space="0" w:sz="0" w:val="nil"/>
          <w:right w:space="0" w:sz="0" w:val="nil"/>
          <w:between w:space="0" w:sz="0" w:val="nil"/>
        </w:pBdr>
        <w:rPr>
          <w:ins w:author="Moin Syed" w:id="67" w:date="2026-04-28T13:10:42Z"/>
        </w:rPr>
      </w:pPr>
      <w:ins w:author="Moin Syed" w:id="67" w:date="2026-04-28T13:10:42Z">
        <w:r w:rsidDel="00000000" w:rsidR="00000000" w:rsidRPr="00000000">
          <w:rPr>
            <w:rtl w:val="0"/>
          </w:rPr>
        </w:r>
      </w:ins>
    </w:p>
    <w:p w:rsidR="00000000" w:rsidDel="00000000" w:rsidP="00000000" w:rsidRDefault="00000000" w:rsidRPr="00000000" w14:paraId="00000046">
      <w:pPr>
        <w:pBdr>
          <w:top w:space="0" w:sz="0" w:val="nil"/>
          <w:left w:space="0" w:sz="0" w:val="nil"/>
          <w:bottom w:space="0" w:sz="0" w:val="nil"/>
          <w:right w:space="0" w:sz="0" w:val="nil"/>
          <w:between w:space="0" w:sz="0" w:val="nil"/>
        </w:pBdr>
        <w:rPr>
          <w:ins w:author="Moin Syed" w:id="67" w:date="2026-04-28T13:10:42Z"/>
          <w:rPrChange w:author="Moin Syed" w:id="0" w:date="2026-04-30T14:17:19Z">
            <w:rPr/>
          </w:rPrChange>
        </w:rPr>
      </w:pPr>
      <w:ins w:author="Moin Syed" w:id="67" w:date="2026-04-28T13:10:42Z">
        <w:r w:rsidDel="00000000" w:rsidR="00000000" w:rsidRPr="00000000">
          <w:rPr>
            <w:rtl w:val="0"/>
            <w:rPrChange w:author="Moin Syed" w:id="0" w:date="2026-04-30T14:17:19Z">
              <w:rPr/>
            </w:rPrChange>
          </w:rPr>
          <w:t xml:space="preserve">Hypothesis 2: </w:t>
        </w:r>
        <w:r w:rsidDel="00000000" w:rsidR="00000000" w:rsidRPr="00000000">
          <w:rPr>
            <w:rtl w:val="0"/>
            <w:rPrChange w:author="Moin Syed" w:id="0" w:date="2026-04-30T14:17:19Z">
              <w:rPr/>
            </w:rPrChange>
          </w:rPr>
          <w:t xml:space="preserve">There will be a higher prevalence of report</w:t>
        </w:r>
      </w:ins>
      <w:ins w:author="Caroline Armstrong" w:id="68" w:date="2026-04-30T16:36:48Z">
        <w:r w:rsidDel="00000000" w:rsidR="00000000" w:rsidRPr="00000000">
          <w:rPr>
            <w:rtl w:val="0"/>
            <w:rPrChange w:author="Moin Syed" w:id="0" w:date="2026-04-30T14:17:19Z">
              <w:rPr/>
            </w:rPrChange>
          </w:rPr>
          <w:t xml:space="preserve">ed</w:t>
        </w:r>
      </w:ins>
      <w:ins w:author="Moin Syed" w:id="67" w:date="2026-04-28T13:10:42Z">
        <w:del w:author="Caroline Armstrong" w:id="68" w:date="2026-04-30T16:36:48Z">
          <w:r w:rsidDel="00000000" w:rsidR="00000000" w:rsidRPr="00000000">
            <w:rPr>
              <w:rtl w:val="0"/>
              <w:rPrChange w:author="Moin Syed" w:id="0" w:date="2026-04-30T14:17:19Z">
                <w:rPr/>
              </w:rPrChange>
            </w:rPr>
            <w:delText xml:space="preserve">ing</w:delText>
          </w:r>
        </w:del>
        <w:r w:rsidDel="00000000" w:rsidR="00000000" w:rsidRPr="00000000">
          <w:rPr>
            <w:rtl w:val="0"/>
            <w:rPrChange w:author="Moin Syed" w:id="0" w:date="2026-04-30T14:17:19Z">
              <w:rPr/>
            </w:rPrChange>
          </w:rPr>
          <w:t xml:space="preserve"> exploratory research in Registered Reports compared to traditional articles. </w:t>
        </w:r>
        <w:r w:rsidDel="00000000" w:rsidR="00000000" w:rsidRPr="00000000">
          <w:rPr>
            <w:rtl w:val="0"/>
          </w:rPr>
        </w:r>
      </w:ins>
    </w:p>
    <w:p w:rsidR="00000000" w:rsidDel="00000000" w:rsidP="00000000" w:rsidRDefault="00000000" w:rsidRPr="00000000" w14:paraId="00000047">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firstLine="7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ind w:firstLine="720"/>
        <w:rPr>
          <w:ins w:author="Moin Syed" w:id="72" w:date="2026-04-27T18:29:07Z"/>
          <w:rPrChange w:author="Moin Syed" w:id="0" w:date="2026-04-30T14:17:19Z">
            <w:rPr/>
          </w:rPrChange>
        </w:rPr>
      </w:pPr>
      <w:ins w:author="Moin Syed" w:id="69" w:date="2026-04-27T18:28:08Z">
        <w:r w:rsidDel="00000000" w:rsidR="00000000" w:rsidRPr="00000000">
          <w:rPr>
            <w:rtl w:val="0"/>
            <w:rPrChange w:author="Moin Syed" w:id="0" w:date="2026-04-30T14:17:19Z">
              <w:rPr/>
            </w:rPrChange>
          </w:rPr>
          <w:t xml:space="preserve">As noted</w:t>
        </w:r>
      </w:ins>
      <w:del w:author="Moin Syed" w:id="69" w:date="2026-04-27T18:28:08Z">
        <w:r w:rsidDel="00000000" w:rsidR="00000000" w:rsidRPr="00000000">
          <w:rPr>
            <w:rtl w:val="0"/>
            <w:rPrChange w:author="Moin Syed" w:id="0" w:date="2026-04-30T14:17:19Z">
              <w:rPr/>
            </w:rPrChange>
          </w:rPr>
          <w:delText xml:space="preserve">Importantly</w:delText>
        </w:r>
      </w:del>
      <w:r w:rsidDel="00000000" w:rsidR="00000000" w:rsidRPr="00000000">
        <w:rPr>
          <w:rtl w:val="0"/>
          <w:rPrChange w:author="Moin Syed" w:id="0" w:date="2026-04-30T14:17:19Z">
            <w:rPr/>
          </w:rPrChange>
        </w:rPr>
        <w:t xml:space="preserve">, the current study will not be able to actually assess the frequency of exploratory research, per se, but rather the frequency with which exploratory research is reported and transparently described. </w:t>
      </w:r>
      <w:ins w:author="Moin Syed" w:id="70" w:date="2026-04-27T18:28:41Z">
        <w:r w:rsidDel="00000000" w:rsidR="00000000" w:rsidRPr="00000000">
          <w:rPr>
            <w:rtl w:val="0"/>
            <w:rPrChange w:author="Moin Syed" w:id="0" w:date="2026-04-30T14:17:19Z">
              <w:rPr/>
            </w:rPrChange>
          </w:rPr>
          <w:t xml:space="preserve">Differences in reporting expectations could lead to </w:t>
        </w:r>
      </w:ins>
      <w:del w:author="Moin Syed" w:id="70" w:date="2026-04-27T18:28:41Z">
        <w:r w:rsidDel="00000000" w:rsidR="00000000" w:rsidRPr="00000000">
          <w:rPr>
            <w:rtl w:val="0"/>
            <w:rPrChange w:author="Moin Syed" w:id="0" w:date="2026-04-30T14:17:19Z">
              <w:rPr/>
            </w:rPrChange>
          </w:rPr>
          <w:delText xml:space="preserve">It is for this reason that we hypothesize that registered articles will report more exploratory research than traditional articles. This line of argument also suggests that there could be</w:delText>
        </w:r>
      </w:del>
      <w:r w:rsidDel="00000000" w:rsidR="00000000" w:rsidRPr="00000000">
        <w:rPr>
          <w:rtl w:val="0"/>
          <w:rPrChange w:author="Moin Syed" w:id="0" w:date="2026-04-30T14:17:19Z">
            <w:rPr/>
          </w:rPrChange>
        </w:rPr>
        <w:t xml:space="preserve"> differences between preregistered articles and Registered Reports. Several studies have reported that researchers often do not adhere to their preregistration plans nor do they transparently disclose deviations from their plans </w:t>
      </w:r>
      <w:hyperlink r:id="rId31">
        <w:r w:rsidDel="00000000" w:rsidR="00000000" w:rsidRPr="00000000">
          <w:rPr>
            <w:rtl w:val="0"/>
            <w:rPrChange w:author="Moin Syed" w:id="0" w:date="2026-04-30T14:17:19Z">
              <w:rPr/>
            </w:rPrChange>
          </w:rPr>
          <w:t xml:space="preserve">(Claesen et al., 2021; van den Akker et al., 2023; Willroth &amp; Atherton, 2024)</w:t>
        </w:r>
      </w:hyperlink>
      <w:r w:rsidDel="00000000" w:rsidR="00000000" w:rsidRPr="00000000">
        <w:rPr>
          <w:rtl w:val="0"/>
          <w:rPrChange w:author="Moin Syed" w:id="0" w:date="2026-04-30T14:17:19Z">
            <w:rPr/>
          </w:rPrChange>
        </w:rPr>
        <w:t xml:space="preserve">. Thus, an article could be preregistered but essentially indistinguishable from a traditional article in its reporting. Registered Reports, however, are much more regulated given how the review process operates, and should thus have clear and transparent reporting. Accordingly</w:t>
      </w:r>
      <w:ins w:author="Moin Syed" w:id="71" w:date="2026-04-27T18:29:05Z">
        <w:r w:rsidDel="00000000" w:rsidR="00000000" w:rsidRPr="00000000">
          <w:rPr>
            <w:rtl w:val="0"/>
            <w:rPrChange w:author="Moin Syed" w:id="0" w:date="2026-04-30T14:17:19Z">
              <w:rPr/>
            </w:rPrChange>
          </w:rPr>
          <w:t xml:space="preserve">:</w:t>
        </w:r>
      </w:ins>
      <w:del w:author="Moin Syed" w:id="71" w:date="2026-04-27T18:29:05Z">
        <w:r w:rsidDel="00000000" w:rsidR="00000000" w:rsidRPr="00000000">
          <w:rPr>
            <w:rtl w:val="0"/>
            <w:rPrChange w:author="Moin Syed" w:id="0" w:date="2026-04-30T14:17:19Z">
              <w:rPr/>
            </w:rPrChange>
          </w:rPr>
          <w:delText xml:space="preserve">, </w:delText>
        </w:r>
      </w:del>
      <w:ins w:author="Moin Syed" w:id="72" w:date="2026-04-27T18:29:07Z">
        <w:r w:rsidDel="00000000" w:rsidR="00000000" w:rsidRPr="00000000">
          <w:rPr>
            <w:rtl w:val="0"/>
          </w:rPr>
        </w:r>
      </w:ins>
    </w:p>
    <w:p w:rsidR="00000000" w:rsidDel="00000000" w:rsidP="00000000" w:rsidRDefault="00000000" w:rsidRPr="00000000" w14:paraId="0000004A">
      <w:pPr>
        <w:pBdr>
          <w:top w:space="0" w:sz="0" w:val="nil"/>
          <w:left w:space="0" w:sz="0" w:val="nil"/>
          <w:bottom w:space="0" w:sz="0" w:val="nil"/>
          <w:right w:space="0" w:sz="0" w:val="nil"/>
          <w:between w:space="0" w:sz="0" w:val="nil"/>
        </w:pBdr>
        <w:ind w:firstLine="720"/>
        <w:rPr>
          <w:ins w:author="Moin Syed" w:id="72" w:date="2026-04-27T18:29:07Z"/>
        </w:rPr>
      </w:pPr>
      <w:ins w:author="Moin Syed" w:id="72" w:date="2026-04-27T18:29:07Z">
        <w:r w:rsidDel="00000000" w:rsidR="00000000" w:rsidRPr="00000000">
          <w:rPr>
            <w:rtl w:val="0"/>
          </w:rPr>
        </w:r>
      </w:ins>
    </w:p>
    <w:p w:rsidR="00000000" w:rsidDel="00000000" w:rsidP="00000000" w:rsidRDefault="00000000" w:rsidRPr="00000000" w14:paraId="0000004B">
      <w:pPr>
        <w:pBdr>
          <w:top w:space="0" w:sz="0" w:val="nil"/>
          <w:left w:space="0" w:sz="0" w:val="nil"/>
          <w:bottom w:space="0" w:sz="0" w:val="nil"/>
          <w:right w:space="0" w:sz="0" w:val="nil"/>
          <w:between w:space="0" w:sz="0" w:val="nil"/>
        </w:pBdr>
        <w:ind w:left="0" w:firstLine="0"/>
        <w:rPr>
          <w:rPrChange w:author="Moin Syed" w:id="0" w:date="2026-04-30T14:17:19Z">
            <w:rPr/>
          </w:rPrChange>
        </w:rPr>
      </w:pPr>
      <w:ins w:author="Moin Syed" w:id="72" w:date="2026-04-27T18:29:07Z">
        <w:r w:rsidDel="00000000" w:rsidR="00000000" w:rsidRPr="00000000">
          <w:rPr>
            <w:rtl w:val="0"/>
            <w:rPrChange w:author="Moin Syed" w:id="0" w:date="2026-04-30T14:17:19Z">
              <w:rPr/>
            </w:rPrChange>
          </w:rPr>
          <w:t xml:space="preserve">Hypothesis 3: </w:t>
        </w:r>
      </w:ins>
      <w:del w:author="Moin Syed" w:id="72" w:date="2026-04-27T18:29:07Z">
        <w:r w:rsidDel="00000000" w:rsidR="00000000" w:rsidRPr="00000000">
          <w:rPr>
            <w:rtl w:val="0"/>
            <w:rPrChange w:author="Moin Syed" w:id="0" w:date="2026-04-30T14:17:19Z">
              <w:rPr/>
            </w:rPrChange>
          </w:rPr>
          <w:delText xml:space="preserve">we hypothesize that there </w:delText>
        </w:r>
      </w:del>
      <w:ins w:author="Moin Syed" w:id="72" w:date="2026-04-27T18:29:07Z">
        <w:r w:rsidDel="00000000" w:rsidR="00000000" w:rsidRPr="00000000">
          <w:rPr>
            <w:rtl w:val="0"/>
            <w:rPrChange w:author="Moin Syed" w:id="0" w:date="2026-04-30T14:17:19Z">
              <w:rPr/>
            </w:rPrChange>
          </w:rPr>
          <w:t xml:space="preserve">There </w:t>
        </w:r>
      </w:ins>
      <w:r w:rsidDel="00000000" w:rsidR="00000000" w:rsidRPr="00000000">
        <w:rPr>
          <w:rtl w:val="0"/>
          <w:rPrChange w:author="Moin Syed" w:id="0" w:date="2026-04-30T14:17:19Z">
            <w:rPr/>
          </w:rPrChange>
        </w:rPr>
        <w:t xml:space="preserve">will be a higher prevalence of </w:t>
      </w:r>
      <w:ins w:author="Caroline Armstrong" w:id="73" w:date="2026-04-30T16:37:20Z">
        <w:r w:rsidDel="00000000" w:rsidR="00000000" w:rsidRPr="00000000">
          <w:rPr>
            <w:rtl w:val="0"/>
            <w:rPrChange w:author="Moin Syed" w:id="0" w:date="2026-04-30T14:17:19Z">
              <w:rPr/>
            </w:rPrChange>
          </w:rPr>
          <w:t xml:space="preserve">reported </w:t>
        </w:r>
      </w:ins>
      <w:r w:rsidDel="00000000" w:rsidR="00000000" w:rsidRPr="00000000">
        <w:rPr>
          <w:rtl w:val="0"/>
          <w:rPrChange w:author="Moin Syed" w:id="0" w:date="2026-04-30T14:17:19Z">
            <w:rPr/>
          </w:rPrChange>
        </w:rPr>
        <w:t xml:space="preserve">exploratory research</w:t>
      </w:r>
      <w:del w:author="Caroline Armstrong" w:id="74" w:date="2026-04-30T16:37:27Z">
        <w:r w:rsidDel="00000000" w:rsidR="00000000" w:rsidRPr="00000000">
          <w:rPr>
            <w:rtl w:val="0"/>
            <w:rPrChange w:author="Moin Syed" w:id="0" w:date="2026-04-30T14:17:19Z">
              <w:rPr/>
            </w:rPrChange>
          </w:rPr>
          <w:delText xml:space="preserve"> reported</w:delText>
        </w:r>
      </w:del>
      <w:r w:rsidDel="00000000" w:rsidR="00000000" w:rsidRPr="00000000">
        <w:rPr>
          <w:rtl w:val="0"/>
          <w:rPrChange w:author="Moin Syed" w:id="0" w:date="2026-04-30T14:17:19Z">
            <w:rPr/>
          </w:rPrChange>
        </w:rPr>
        <w:t xml:space="preserve"> in Registered Reports compared with preregistered </w:t>
      </w:r>
      <w:del w:author="Moin Syed" w:id="75" w:date="2026-04-28T13:11:30Z">
        <w:r w:rsidDel="00000000" w:rsidR="00000000" w:rsidRPr="00000000">
          <w:rPr>
            <w:rtl w:val="0"/>
            <w:rPrChange w:author="Moin Syed" w:id="0" w:date="2026-04-30T14:17:19Z">
              <w:rPr/>
            </w:rPrChange>
          </w:rPr>
          <w:delText xml:space="preserve">and traditional </w:delText>
        </w:r>
      </w:del>
      <w:r w:rsidDel="00000000" w:rsidR="00000000" w:rsidRPr="00000000">
        <w:rPr>
          <w:rtl w:val="0"/>
          <w:rPrChange w:author="Moin Syed" w:id="0" w:date="2026-04-30T14:17:19Z">
            <w:rPr/>
          </w:rPrChange>
        </w:rPr>
        <w:t xml:space="preserve">articles. </w:t>
      </w:r>
    </w:p>
    <w:p w:rsidR="00000000" w:rsidDel="00000000" w:rsidP="00000000" w:rsidRDefault="00000000" w:rsidRPr="00000000" w14:paraId="0000004C">
      <w:pPr>
        <w:pBdr>
          <w:top w:space="0" w:sz="0" w:val="nil"/>
          <w:left w:space="0" w:sz="0" w:val="nil"/>
          <w:bottom w:space="0" w:sz="0" w:val="nil"/>
          <w:right w:space="0" w:sz="0" w:val="nil"/>
          <w:between w:space="0" w:sz="0" w:val="nil"/>
        </w:pBdr>
        <w:ind w:firstLine="720"/>
        <w:rPr>
          <w:ins w:author="Moin Syed" w:id="76" w:date="2026-04-27T18:32:00Z"/>
        </w:rPr>
      </w:pPr>
      <w:ins w:author="Moin Syed" w:id="76" w:date="2026-04-27T18:32:00Z">
        <w:r w:rsidDel="00000000" w:rsidR="00000000" w:rsidRPr="00000000">
          <w:rPr>
            <w:rtl w:val="0"/>
          </w:rPr>
        </w:r>
      </w:ins>
    </w:p>
    <w:p w:rsidR="00000000" w:rsidDel="00000000" w:rsidP="00000000" w:rsidRDefault="00000000" w:rsidRPr="00000000" w14:paraId="0000004D">
      <w:pPr>
        <w:pBdr>
          <w:top w:space="0" w:sz="0" w:val="nil"/>
          <w:left w:space="0" w:sz="0" w:val="nil"/>
          <w:bottom w:space="0" w:sz="0" w:val="nil"/>
          <w:right w:space="0" w:sz="0" w:val="nil"/>
          <w:between w:space="0" w:sz="0" w:val="nil"/>
        </w:pBdr>
        <w:ind w:firstLine="720"/>
        <w:rPr>
          <w:ins w:author="Moin Syed" w:id="76" w:date="2026-04-27T18:32:00Z"/>
          <w:rPrChange w:author="Moin Syed" w:id="0" w:date="2026-04-30T14:17:19Z">
            <w:rPr/>
          </w:rPrChange>
        </w:rPr>
      </w:pPr>
      <w:ins w:author="Moin Syed" w:id="76" w:date="2026-04-27T18:32:00Z">
        <w:r w:rsidDel="00000000" w:rsidR="00000000" w:rsidRPr="00000000">
          <w:rPr>
            <w:rtl w:val="0"/>
            <w:rPrChange w:author="Moin Syed" w:id="0" w:date="2026-04-30T14:17:19Z">
              <w:rPr/>
            </w:rPrChange>
          </w:rPr>
          <w:t xml:space="preserve">The aforementioned studies will be examined within a set of articles in which all of the reported studies were registered or not registered. Some articles, however, consist of a mix of registered and unregistered studies. The existing data (Liu et al., 2025), along with our own preliminary review, suggest that the number of mixed articles is rather low. Thus, we will conduct exploratory within-article analyses of the frequency of </w:t>
        </w:r>
        <w:r w:rsidDel="00000000" w:rsidR="00000000" w:rsidRPr="00000000">
          <w:rPr>
            <w:rtl w:val="0"/>
            <w:rPrChange w:author="Moin Syed" w:id="0" w:date="2026-04-30T14:17:19Z">
              <w:rPr/>
            </w:rPrChange>
          </w:rPr>
          <w:t xml:space="preserve">exploratory</w:t>
        </w:r>
        <w:r w:rsidDel="00000000" w:rsidR="00000000" w:rsidRPr="00000000">
          <w:rPr>
            <w:rtl w:val="0"/>
            <w:rPrChange w:author="Moin Syed" w:id="0" w:date="2026-04-30T14:17:19Z">
              <w:rPr/>
            </w:rPrChange>
          </w:rPr>
          <w:t xml:space="preserve"> research reported within mixed registered and non-registered articles. </w:t>
        </w:r>
      </w:ins>
    </w:p>
    <w:p w:rsidR="00000000" w:rsidDel="00000000" w:rsidP="00000000" w:rsidRDefault="00000000" w:rsidRPr="00000000" w14:paraId="0000004E">
      <w:pPr>
        <w:pBdr>
          <w:top w:space="0" w:sz="0" w:val="nil"/>
          <w:left w:space="0" w:sz="0" w:val="nil"/>
          <w:bottom w:space="0" w:sz="0" w:val="nil"/>
          <w:right w:space="0" w:sz="0" w:val="nil"/>
          <w:between w:space="0" w:sz="0" w:val="nil"/>
        </w:pBdr>
        <w:ind w:firstLine="7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firstLine="720"/>
        <w:rPr>
          <w:del w:author="Moin Syed" w:id="79" w:date="2026-04-27T18:31:14Z"/>
          <w:rPrChange w:author="Moin Syed" w:id="0" w:date="2026-04-30T14:17:19Z">
            <w:rPr/>
          </w:rPrChange>
        </w:rPr>
      </w:pPr>
      <w:ins w:author="Moin Syed" w:id="77" w:date="2026-04-27T18:34:59Z">
        <w:r w:rsidDel="00000000" w:rsidR="00000000" w:rsidRPr="00000000">
          <w:rPr>
            <w:rtl w:val="0"/>
            <w:rPrChange w:author="Moin Syed" w:id="0" w:date="2026-04-30T14:17:19Z">
              <w:rPr/>
            </w:rPrChange>
          </w:rPr>
          <w:t xml:space="preserve">Finally, </w:t>
        </w:r>
      </w:ins>
      <w:del w:author="Moin Syed" w:id="77" w:date="2026-04-27T18:34:59Z">
        <w:r w:rsidDel="00000000" w:rsidR="00000000" w:rsidRPr="00000000">
          <w:rPr>
            <w:rtl w:val="0"/>
            <w:rPrChange w:author="Moin Syed" w:id="0" w:date="2026-04-30T14:17:19Z">
              <w:rPr/>
            </w:rPrChange>
          </w:rPr>
          <w:delText xml:space="preserve">W</w:delText>
        </w:r>
      </w:del>
      <w:ins w:author="Moin Syed" w:id="77" w:date="2026-04-27T18:34:59Z">
        <w:r w:rsidDel="00000000" w:rsidR="00000000" w:rsidRPr="00000000">
          <w:rPr>
            <w:rtl w:val="0"/>
            <w:rPrChange w:author="Moin Syed" w:id="0" w:date="2026-04-30T14:17:19Z">
              <w:rPr/>
            </w:rPrChange>
          </w:rPr>
          <w:t xml:space="preserve">w</w:t>
        </w:r>
      </w:ins>
      <w:r w:rsidDel="00000000" w:rsidR="00000000" w:rsidRPr="00000000">
        <w:rPr>
          <w:rtl w:val="0"/>
          <w:rPrChange w:author="Moin Syed" w:id="0" w:date="2026-04-30T14:17:19Z">
            <w:rPr/>
          </w:rPrChange>
        </w:rPr>
        <w:t xml:space="preserve">e additionally take on some exploratory analyses</w:t>
      </w:r>
      <w:del w:author="Moin Syed" w:id="78" w:date="2026-04-27T18:35:08Z">
        <w:r w:rsidDel="00000000" w:rsidR="00000000" w:rsidRPr="00000000">
          <w:rPr>
            <w:rtl w:val="0"/>
            <w:rPrChange w:author="Moin Syed" w:id="0" w:date="2026-04-30T14:17:19Z">
              <w:rPr/>
            </w:rPrChange>
          </w:rPr>
          <w:delText xml:space="preserve">, for which we do not seek to test any specific hypothesis</w:delText>
        </w:r>
      </w:del>
      <w:r w:rsidDel="00000000" w:rsidR="00000000" w:rsidRPr="00000000">
        <w:rPr>
          <w:rtl w:val="0"/>
          <w:rPrChange w:author="Moin Syed" w:id="0" w:date="2026-04-30T14:17:19Z">
            <w:rPr/>
          </w:rPrChange>
        </w:rPr>
        <w:t xml:space="preserve">, to examine whether reporting practices have changed over time. Although exploratory, our interest in this question is sparked by several possibilities that we can imagine. </w:t>
      </w:r>
      <w:del w:author="Moin Syed" w:id="79" w:date="2026-04-27T18:31:14Z">
        <w:r w:rsidDel="00000000" w:rsidR="00000000" w:rsidRPr="00000000">
          <w:rPr>
            <w:rtl w:val="0"/>
            <w:rPrChange w:author="Moin Syed" w:id="0" w:date="2026-04-30T14:17:19Z">
              <w:rPr/>
            </w:rPrChange>
          </w:rPr>
          <w:delText xml:space="preserve">Two speculations about change over time include:</w:delText>
        </w:r>
      </w:del>
    </w:p>
    <w:p w:rsidR="00000000" w:rsidDel="00000000" w:rsidP="00000000" w:rsidRDefault="00000000" w:rsidRPr="00000000" w14:paraId="00000050">
      <w:pPr>
        <w:pBdr>
          <w:top w:space="0" w:sz="0" w:val="nil"/>
          <w:left w:space="0" w:sz="0" w:val="nil"/>
          <w:bottom w:space="0" w:sz="0" w:val="nil"/>
          <w:right w:space="0" w:sz="0" w:val="nil"/>
          <w:between w:space="0" w:sz="0" w:val="nil"/>
        </w:pBdr>
        <w:ind w:firstLine="720"/>
        <w:rPr>
          <w:del w:author="Moin Syed" w:id="79" w:date="2026-04-27T18:31:14Z"/>
        </w:rPr>
        <w:pPrChange w:author="Moin Syed" w:id="0" w:date="2026-04-27T18:31:14Z">
          <w:pPr>
            <w:pBdr>
              <w:top w:space="0" w:sz="0" w:val="nil"/>
              <w:left w:space="0" w:sz="0" w:val="nil"/>
              <w:bottom w:space="0" w:sz="0" w:val="nil"/>
              <w:right w:space="0" w:sz="0" w:val="nil"/>
              <w:between w:space="0" w:sz="0" w:val="nil"/>
            </w:pBdr>
          </w:pPr>
        </w:pPrChange>
      </w:pPr>
      <w:del w:author="Moin Syed" w:id="79" w:date="2026-04-27T18:31:14Z">
        <w:r w:rsidDel="00000000" w:rsidR="00000000" w:rsidRPr="00000000">
          <w:rPr>
            <w:rtl w:val="0"/>
          </w:rPr>
        </w:r>
      </w:del>
    </w:p>
    <w:p w:rsidR="00000000" w:rsidDel="00000000" w:rsidP="00000000" w:rsidRDefault="00000000" w:rsidRPr="00000000" w14:paraId="00000051">
      <w:pPr>
        <w:pBdr>
          <w:top w:space="0" w:sz="0" w:val="nil"/>
          <w:left w:space="0" w:sz="0" w:val="nil"/>
          <w:bottom w:space="0" w:sz="0" w:val="nil"/>
          <w:right w:space="0" w:sz="0" w:val="nil"/>
          <w:between w:space="0" w:sz="0" w:val="nil"/>
        </w:pBdr>
        <w:ind w:left="0" w:firstLine="0"/>
        <w:rPr>
          <w:rPrChange w:author="Moin Syed" w:id="0" w:date="2026-04-30T14:17:19Z">
            <w:rPr/>
          </w:rPrChange>
        </w:rPr>
      </w:pPr>
      <w:ins w:author="Moin Syed" w:id="79" w:date="2026-04-27T18:31:14Z">
        <w:r w:rsidDel="00000000" w:rsidR="00000000" w:rsidRPr="00000000">
          <w:rPr>
            <w:rtl w:val="0"/>
            <w:rPrChange w:author="Moin Syed" w:id="0" w:date="2026-04-30T14:17:19Z">
              <w:rPr/>
            </w:rPrChange>
          </w:rPr>
          <w:t xml:space="preserve">First, </w:t>
        </w:r>
      </w:ins>
      <w:del w:author="Moin Syed" w:id="79" w:date="2026-04-27T18:31:14Z">
        <w:r w:rsidDel="00000000" w:rsidR="00000000" w:rsidRPr="00000000">
          <w:rPr>
            <w:color w:val="000000"/>
            <w:rtl w:val="0"/>
            <w:rPrChange w:author="Moin Syed" w:id="0" w:date="2026-04-30T14:17:19Z">
              <w:rPr>
                <w:color w:val="000000"/>
              </w:rPr>
            </w:rPrChange>
          </w:rPr>
          <w:delText xml:space="preserve">B</w:delText>
        </w:r>
      </w:del>
      <w:ins w:author="Moin Syed" w:id="79" w:date="2026-04-27T18:31:14Z">
        <w:r w:rsidDel="00000000" w:rsidR="00000000" w:rsidRPr="00000000">
          <w:rPr>
            <w:rtl w:val="0"/>
            <w:rPrChange w:author="Moin Syed" w:id="0" w:date="2026-04-30T14:17:19Z">
              <w:rPr>
                <w:color w:val="000000"/>
              </w:rPr>
            </w:rPrChange>
          </w:rPr>
          <w:t xml:space="preserve">b</w:t>
        </w:r>
      </w:ins>
      <w:r w:rsidDel="00000000" w:rsidR="00000000" w:rsidRPr="00000000">
        <w:rPr>
          <w:color w:val="000000"/>
          <w:rtl w:val="0"/>
          <w:rPrChange w:author="Moin Syed" w:id="0" w:date="2026-04-30T14:17:19Z">
            <w:rPr>
              <w:color w:val="000000"/>
            </w:rPr>
          </w:rPrChange>
        </w:rPr>
        <w:t xml:space="preserve">ecause of the heightened interest in transparent reporting over the last 15 years, we </w:t>
      </w:r>
      <w:r w:rsidDel="00000000" w:rsidR="00000000" w:rsidRPr="00000000">
        <w:rPr>
          <w:rtl w:val="0"/>
          <w:rPrChange w:author="Moin Syed" w:id="0" w:date="2026-04-30T14:17:19Z">
            <w:rPr/>
          </w:rPrChange>
        </w:rPr>
        <w:t xml:space="preserve">may</w:t>
      </w:r>
      <w:r w:rsidDel="00000000" w:rsidR="00000000" w:rsidRPr="00000000">
        <w:rPr>
          <w:color w:val="000000"/>
          <w:rtl w:val="0"/>
          <w:rPrChange w:author="Moin Syed" w:id="0" w:date="2026-04-30T14:17:19Z">
            <w:rPr>
              <w:color w:val="000000"/>
            </w:rPr>
          </w:rPrChange>
        </w:rPr>
        <w:t xml:space="preserve"> see an inc</w:t>
      </w:r>
      <w:r w:rsidDel="00000000" w:rsidR="00000000" w:rsidRPr="00000000">
        <w:rPr>
          <w:rtl w:val="0"/>
          <w:rPrChange w:author="Moin Syed" w:id="0" w:date="2026-04-30T14:17:19Z">
            <w:rPr/>
          </w:rPrChange>
        </w:rPr>
        <w:t xml:space="preserve">rease in</w:t>
      </w:r>
      <w:r w:rsidDel="00000000" w:rsidR="00000000" w:rsidRPr="00000000">
        <w:rPr>
          <w:color w:val="000000"/>
          <w:rtl w:val="0"/>
          <w:rPrChange w:author="Moin Syed" w:id="0" w:date="2026-04-30T14:17:19Z">
            <w:rPr>
              <w:color w:val="000000"/>
            </w:rPr>
          </w:rPrChange>
        </w:rPr>
        <w:t xml:space="preserve"> traditional articles labeling analyses as exploratory. </w:t>
      </w:r>
      <w:del w:author="Moin Syed" w:id="81" w:date="2026-04-29T17:02:54Z">
        <w:r w:rsidDel="00000000" w:rsidR="00000000" w:rsidRPr="00000000">
          <w:rPr>
            <w:color w:val="000000"/>
            <w:rtl w:val="0"/>
            <w:rPrChange w:author="Moin Syed" w:id="0" w:date="2026-04-30T14:17:19Z">
              <w:rPr>
                <w:color w:val="000000"/>
              </w:rPr>
            </w:rPrChange>
          </w:rPr>
          <w:delText xml:space="preserve">(Figure 1c). </w:delText>
        </w:r>
        <w:r w:rsidDel="00000000" w:rsidR="00000000" w:rsidRPr="00000000">
          <w:rPr>
            <w:rtl w:val="0"/>
            <w:rPrChange w:author="Moin Syed" w:id="0" w:date="2026-04-30T14:17:19Z">
              <w:rPr/>
            </w:rPrChange>
          </w:rPr>
          <w:delText xml:space="preserve">Including</w:delText>
        </w:r>
      </w:del>
      <w:r w:rsidDel="00000000" w:rsidR="00000000" w:rsidRPr="00000000">
        <w:rPr>
          <w:rtl w:val="0"/>
          <w:rPrChange w:author="Moin Syed" w:id="0" w:date="2026-04-30T14:17:19Z">
            <w:rPr/>
          </w:rPrChange>
        </w:rPr>
        <w:t xml:space="preserve"> </w:t>
      </w:r>
      <w:ins w:author="Moin Syed" w:id="82" w:date="2026-04-30T13:15:23Z">
        <w:r w:rsidDel="00000000" w:rsidR="00000000" w:rsidRPr="00000000">
          <w:rPr>
            <w:rtl w:val="0"/>
            <w:rPrChange w:author="Moin Syed" w:id="0" w:date="2026-04-30T14:17:19Z">
              <w:rPr/>
            </w:rPrChange>
          </w:rPr>
          <w:t xml:space="preserve">Comparing </w:t>
        </w:r>
      </w:ins>
      <w:del w:author="Moin Syed" w:id="82" w:date="2026-04-30T13:15:23Z">
        <w:r w:rsidDel="00000000" w:rsidR="00000000" w:rsidRPr="00000000">
          <w:rPr>
            <w:rtl w:val="0"/>
            <w:rPrChange w:author="Moin Syed" w:id="0" w:date="2026-04-30T14:17:19Z">
              <w:rPr/>
            </w:rPrChange>
          </w:rPr>
          <w:delText xml:space="preserve">an analysis of </w:delText>
        </w:r>
      </w:del>
      <w:r w:rsidDel="00000000" w:rsidR="00000000" w:rsidRPr="00000000">
        <w:rPr>
          <w:rtl w:val="0"/>
          <w:rPrChange w:author="Moin Syed" w:id="0" w:date="2026-04-30T14:17:19Z">
            <w:rPr/>
          </w:rPrChange>
        </w:rPr>
        <w:t xml:space="preserve">traditional articles </w:t>
      </w:r>
      <w:ins w:author="Moin Syed" w:id="83" w:date="2026-04-30T13:15:44Z">
        <w:r w:rsidDel="00000000" w:rsidR="00000000" w:rsidRPr="00000000">
          <w:rPr>
            <w:rtl w:val="0"/>
            <w:rPrChange w:author="Moin Syed" w:id="0" w:date="2026-04-30T14:17:19Z">
              <w:rPr/>
            </w:rPrChange>
          </w:rPr>
          <w:t xml:space="preserve">before and after </w:t>
        </w:r>
      </w:ins>
      <w:del w:author="Moin Syed" w:id="83" w:date="2026-04-30T13:15:44Z">
        <w:r w:rsidDel="00000000" w:rsidR="00000000" w:rsidRPr="00000000">
          <w:rPr>
            <w:rtl w:val="0"/>
            <w:rPrChange w:author="Moin Syed" w:id="0" w:date="2026-04-30T14:17:19Z">
              <w:rPr/>
            </w:rPrChange>
          </w:rPr>
          <w:delText xml:space="preserve">prior to the</w:delText>
        </w:r>
      </w:del>
      <w:r w:rsidDel="00000000" w:rsidR="00000000" w:rsidRPr="00000000">
        <w:rPr>
          <w:rtl w:val="0"/>
          <w:rPrChange w:author="Moin Syed" w:id="0" w:date="2026-04-30T14:17:19Z">
            <w:rPr/>
          </w:rPrChange>
        </w:rPr>
        <w:t xml:space="preserve"> implementation of registration in psychology would address this point. </w:t>
      </w:r>
      <w:r w:rsidDel="00000000" w:rsidR="00000000" w:rsidRPr="00000000">
        <w:rPr>
          <w:color w:val="000000"/>
          <w:rtl w:val="0"/>
          <w:rPrChange w:author="Moin Syed" w:id="0" w:date="2026-04-30T14:17:19Z">
            <w:rPr>
              <w:color w:val="000000"/>
            </w:rPr>
          </w:rPrChange>
        </w:rPr>
        <w:t xml:space="preserve"> </w:t>
      </w:r>
      <w:r w:rsidDel="00000000" w:rsidR="00000000" w:rsidRPr="00000000">
        <w:rPr>
          <w:rtl w:val="0"/>
        </w:rPr>
      </w:r>
    </w:p>
    <w:p w:rsidR="00000000" w:rsidDel="00000000" w:rsidP="00000000" w:rsidRDefault="00000000" w:rsidRPr="00000000" w14:paraId="00000052">
      <w:pPr>
        <w:ind w:left="360" w:firstLine="0"/>
        <w:rPr>
          <w:del w:author="Moin Syed" w:id="84" w:date="2026-04-27T18:31:35Z"/>
        </w:rPr>
      </w:pPr>
      <w:del w:author="Moin Syed" w:id="84" w:date="2026-04-27T18:31:35Z">
        <w:r w:rsidDel="00000000" w:rsidR="00000000" w:rsidRPr="00000000">
          <w:rPr>
            <w:rtl w:val="0"/>
          </w:rPr>
        </w:r>
      </w:del>
    </w:p>
    <w:p w:rsidR="00000000" w:rsidDel="00000000" w:rsidP="00000000" w:rsidRDefault="00000000" w:rsidRPr="00000000" w14:paraId="00000053">
      <w:pPr>
        <w:pBdr>
          <w:top w:space="0" w:sz="0" w:val="nil"/>
          <w:left w:space="0" w:sz="0" w:val="nil"/>
          <w:bottom w:space="0" w:sz="0" w:val="nil"/>
          <w:right w:space="0" w:sz="0" w:val="nil"/>
          <w:between w:space="0" w:sz="0" w:val="nil"/>
        </w:pBdr>
        <w:ind w:left="0" w:firstLine="0"/>
        <w:rPr>
          <w:rPrChange w:author="Moin Syed" w:id="0" w:date="2026-04-30T14:17:19Z">
            <w:rPr/>
          </w:rPrChange>
        </w:rPr>
      </w:pPr>
      <w:ins w:author="Moin Syed" w:id="84" w:date="2026-04-27T18:31:35Z">
        <w:r w:rsidDel="00000000" w:rsidR="00000000" w:rsidRPr="00000000">
          <w:rPr>
            <w:rtl w:val="0"/>
            <w:rPrChange w:author="Moin Syed" w:id="0" w:date="2026-04-30T14:17:19Z">
              <w:rPr/>
            </w:rPrChange>
          </w:rPr>
          <w:t xml:space="preserve">Second, </w:t>
        </w:r>
      </w:ins>
      <w:del w:author="Moin Syed" w:id="84" w:date="2026-04-27T18:31:35Z">
        <w:r w:rsidDel="00000000" w:rsidR="00000000" w:rsidRPr="00000000">
          <w:rPr>
            <w:rtl w:val="0"/>
            <w:rPrChange w:author="Moin Syed" w:id="0" w:date="2026-04-30T14:17:19Z">
              <w:rPr/>
            </w:rPrChange>
          </w:rPr>
          <w:delText xml:space="preserve">T</w:delText>
        </w:r>
      </w:del>
      <w:ins w:author="Moin Syed" w:id="84" w:date="2026-04-27T18:31:35Z">
        <w:r w:rsidDel="00000000" w:rsidR="00000000" w:rsidRPr="00000000">
          <w:rPr>
            <w:rtl w:val="0"/>
            <w:rPrChange w:author="Moin Syed" w:id="0" w:date="2026-04-30T14:17:19Z">
              <w:rPr/>
            </w:rPrChange>
          </w:rPr>
          <w:t xml:space="preserve">t</w:t>
        </w:r>
      </w:ins>
      <w:r w:rsidDel="00000000" w:rsidR="00000000" w:rsidRPr="00000000">
        <w:rPr>
          <w:color w:val="000000"/>
          <w:rtl w:val="0"/>
          <w:rPrChange w:author="Moin Syed" w:id="0" w:date="2026-04-30T14:17:19Z">
            <w:rPr>
              <w:color w:val="000000"/>
            </w:rPr>
          </w:rPrChange>
        </w:rPr>
        <w:t xml:space="preserve">he early days of registration in psychology may </w:t>
      </w:r>
      <w:r w:rsidDel="00000000" w:rsidR="00000000" w:rsidRPr="00000000">
        <w:rPr>
          <w:rtl w:val="0"/>
          <w:rPrChange w:author="Moin Syed" w:id="0" w:date="2026-04-30T14:17:19Z">
            <w:rPr/>
          </w:rPrChange>
        </w:rPr>
        <w:t xml:space="preserve">have been associated with less than ideal implementation by authors, reviewers, and editors, due to the fact that it was a new and unfamiliar practice. Accordingly, </w:t>
      </w:r>
      <w:r w:rsidDel="00000000" w:rsidR="00000000" w:rsidRPr="00000000">
        <w:rPr>
          <w:color w:val="000000"/>
          <w:rtl w:val="0"/>
          <w:rPrChange w:author="Moin Syed" w:id="0" w:date="2026-04-30T14:17:19Z">
            <w:rPr>
              <w:color w:val="000000"/>
            </w:rPr>
          </w:rPrChange>
        </w:rPr>
        <w:t xml:space="preserve">some may have had more rigid views about what was permissible to include in registered studies. Thus, there could be less exploratory research </w:t>
      </w:r>
      <w:ins w:author="Moin Syed" w:id="85" w:date="2026-04-30T13:16:36Z">
        <w:r w:rsidDel="00000000" w:rsidR="00000000" w:rsidRPr="00000000">
          <w:rPr>
            <w:color w:val="000000"/>
            <w:rtl w:val="0"/>
            <w:rPrChange w:author="Moin Syed" w:id="0" w:date="2026-04-30T14:17:19Z">
              <w:rPr>
                <w:color w:val="000000"/>
              </w:rPr>
            </w:rPrChange>
          </w:rPr>
          <w:t xml:space="preserve">reported </w:t>
        </w:r>
      </w:ins>
      <w:r w:rsidDel="00000000" w:rsidR="00000000" w:rsidRPr="00000000">
        <w:rPr>
          <w:color w:val="000000"/>
          <w:rtl w:val="0"/>
          <w:rPrChange w:author="Moin Syed" w:id="0" w:date="2026-04-30T14:17:19Z">
            <w:rPr>
              <w:color w:val="000000"/>
            </w:rPr>
          </w:rPrChange>
        </w:rPr>
        <w:t xml:space="preserve">in registered studies when the practices were initially adopted but have subsequently increased over time</w:t>
      </w:r>
      <w:ins w:author="Moin Syed" w:id="86" w:date="2026-04-30T13:16:42Z">
        <w:r w:rsidDel="00000000" w:rsidR="00000000" w:rsidRPr="00000000">
          <w:rPr>
            <w:color w:val="000000"/>
            <w:rtl w:val="0"/>
            <w:rPrChange w:author="Moin Syed" w:id="0" w:date="2026-04-30T14:17:19Z">
              <w:rPr>
                <w:color w:val="000000"/>
              </w:rPr>
            </w:rPrChange>
          </w:rPr>
          <w:t xml:space="preserve">. We will exp</w:t>
        </w:r>
        <w:r w:rsidDel="00000000" w:rsidR="00000000" w:rsidRPr="00000000">
          <w:rPr>
            <w:rtl w:val="0"/>
            <w:rPrChange w:author="Moin Syed" w:id="0" w:date="2026-04-30T14:17:19Z">
              <w:rPr>
                <w:color w:val="000000"/>
              </w:rPr>
            </w:rPrChange>
          </w:rPr>
          <w:t xml:space="preserve">lore this possibility for both preregistered articles and Registered Reports.</w:t>
        </w:r>
      </w:ins>
      <w:r w:rsidDel="00000000" w:rsidR="00000000" w:rsidRPr="00000000">
        <w:rPr>
          <w:color w:val="000000"/>
          <w:rtl w:val="0"/>
          <w:rPrChange w:author="Moin Syed" w:id="0" w:date="2026-04-30T14:17:19Z">
            <w:rPr>
              <w:color w:val="000000"/>
            </w:rPr>
          </w:rPrChange>
        </w:rPr>
        <w:t xml:space="preserve"> </w:t>
      </w:r>
      <w:del w:author="Moin Syed" w:id="87" w:date="2026-04-29T17:02:57Z">
        <w:r w:rsidDel="00000000" w:rsidR="00000000" w:rsidRPr="00000000">
          <w:rPr>
            <w:color w:val="000000"/>
            <w:rtl w:val="0"/>
            <w:rPrChange w:author="Moin Syed" w:id="0" w:date="2026-04-30T14:17:19Z">
              <w:rPr>
                <w:color w:val="000000"/>
              </w:rPr>
            </w:rPrChange>
          </w:rPr>
          <w:delText xml:space="preserve">(Figure 1d)</w:delText>
        </w:r>
      </w:del>
      <w:r w:rsidDel="00000000" w:rsidR="00000000" w:rsidRPr="00000000">
        <w:rPr>
          <w:color w:val="000000"/>
          <w:rtl w:val="0"/>
          <w:rPrChange w:author="Moin Syed" w:id="0" w:date="2026-04-30T14:17:19Z">
            <w:rPr>
              <w:color w:val="000000"/>
            </w:rPr>
          </w:rPrChange>
        </w:rPr>
        <w:t xml:space="preserve">.</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del w:author="Moin Syed" w:id="88" w:date="2026-04-29T17:02:29Z"/>
          <w:rPrChange w:author="Moin Syed" w:id="0" w:date="2026-04-30T14:17:19Z">
            <w:rPr/>
          </w:rPrChange>
        </w:rPr>
      </w:pPr>
      <w:del w:author="Moin Syed" w:id="88" w:date="2026-04-29T17:02:29Z">
        <w:r w:rsidDel="00000000" w:rsidR="00000000" w:rsidRPr="00000000">
          <w:rPr>
            <w:rPrChange w:author="Moin Syed" w:id="0" w:date="2026-04-30T14:17:19Z">
              <w:rPr/>
            </w:rPrChange>
          </w:rPr>
          <w:drawing>
            <wp:inline distB="114300" distT="114300" distL="114300" distR="114300">
              <wp:extent cx="5943600" cy="4508500"/>
              <wp:effectExtent b="0" l="0" r="0" t="0"/>
              <wp:docPr id="1"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5943600" cy="4508500"/>
                      </a:xfrm>
                      <a:prstGeom prst="rect"/>
                      <a:ln/>
                    </pic:spPr>
                  </pic:pic>
                </a:graphicData>
              </a:graphic>
            </wp:inline>
          </w:drawing>
        </w:r>
        <w:r w:rsidDel="00000000" w:rsidR="00000000" w:rsidRPr="00000000">
          <w:rPr>
            <w:rtl w:val="0"/>
          </w:rPr>
        </w:r>
      </w:del>
    </w:p>
    <w:p w:rsidR="00000000" w:rsidDel="00000000" w:rsidP="00000000" w:rsidRDefault="00000000" w:rsidRPr="00000000" w14:paraId="00000056">
      <w:pPr>
        <w:rPr>
          <w:rPrChange w:author="Moin Syed" w:id="0" w:date="2026-04-30T14:17:19Z">
            <w:rPr/>
          </w:rPrChange>
        </w:rPr>
      </w:pPr>
      <w:del w:author="Moin Syed" w:id="88" w:date="2026-04-29T17:02:29Z">
        <w:r w:rsidDel="00000000" w:rsidR="00000000" w:rsidRPr="00000000">
          <w:rPr>
            <w:i w:val="1"/>
            <w:iCs w:val="1"/>
            <w:rtl w:val="0"/>
            <w:rPrChange w:author="Moin Syed" w:id="0" w:date="2026-04-30T14:17:19Z">
              <w:rPr>
                <w:i w:val="1"/>
                <w:iCs w:val="1"/>
              </w:rPr>
            </w:rPrChange>
          </w:rPr>
          <w:delText xml:space="preserve">Figure 1. </w:delText>
        </w:r>
        <w:r w:rsidDel="00000000" w:rsidR="00000000" w:rsidRPr="00000000">
          <w:rPr>
            <w:rtl w:val="0"/>
            <w:rPrChange w:author="Moin Syed" w:id="0" w:date="2026-04-30T14:17:19Z">
              <w:rPr/>
            </w:rPrChange>
          </w:rPr>
          <w:delText xml:space="preserve">Four hypothetical data patterns. </w:delText>
        </w:r>
      </w:del>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jc w:val="center"/>
        <w:rPr>
          <w:b w:val="1"/>
          <w:bCs w:val="1"/>
          <w:rPrChange w:author="Moin Syed" w:id="0" w:date="2026-04-30T14:17:19Z">
            <w:rPr>
              <w:b w:val="1"/>
              <w:bCs w:val="1"/>
            </w:rPr>
          </w:rPrChange>
        </w:rPr>
      </w:pPr>
      <w:commentRangeStart w:id="5"/>
      <w:commentRangeStart w:id="6"/>
      <w:r w:rsidDel="00000000" w:rsidR="00000000" w:rsidRPr="00000000">
        <w:rPr>
          <w:b w:val="1"/>
          <w:bCs w:val="1"/>
          <w:rtl w:val="0"/>
          <w:rPrChange w:author="Moin Syed" w:id="0" w:date="2026-04-30T14:17:19Z">
            <w:rPr>
              <w:b w:val="1"/>
              <w:bCs w:val="1"/>
            </w:rPr>
          </w:rPrChange>
        </w:rPr>
        <w:t xml:space="preserve">Method</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Change w:author="Moin Syed" w:id="0" w:date="2026-04-30T14:17:19Z">
            <w:rPr>
              <w:b w:val="1"/>
              <w:bCs w:val="1"/>
            </w:rPr>
          </w:rPrChange>
        </w:rPr>
      </w:pPr>
      <w:ins w:author="Moin Syed" w:id="89" w:date="2026-04-28T20:50:06Z">
        <w:r w:rsidDel="00000000" w:rsidR="00000000" w:rsidRPr="00000000">
          <w:rPr>
            <w:b w:val="1"/>
            <w:bCs w:val="1"/>
            <w:rtl w:val="0"/>
            <w:rPrChange w:author="Moin Syed" w:id="0" w:date="2026-04-30T14:17:19Z">
              <w:rPr/>
            </w:rPrChange>
          </w:rPr>
          <w:t xml:space="preserve">Primary </w:t>
        </w:r>
      </w:ins>
      <w:r w:rsidDel="00000000" w:rsidR="00000000" w:rsidRPr="00000000">
        <w:rPr>
          <w:b w:val="1"/>
          <w:bCs w:val="1"/>
          <w:rtl w:val="0"/>
          <w:rPrChange w:author="Moin Syed" w:id="0" w:date="2026-04-30T14:17:19Z">
            <w:rPr>
              <w:b w:val="1"/>
              <w:bCs w:val="1"/>
            </w:rPr>
          </w:rPrChange>
        </w:rPr>
        <w:t xml:space="preserve">Article Selection Process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ind w:firstLine="720"/>
        <w:rPr>
          <w:rPrChange w:author="Moin Syed" w:id="0" w:date="2026-04-30T14:17:19Z">
            <w:rPr/>
          </w:rPrChange>
        </w:rPr>
      </w:pPr>
      <w:r w:rsidDel="00000000" w:rsidR="00000000" w:rsidRPr="00000000">
        <w:rPr>
          <w:rtl w:val="0"/>
          <w:rPrChange w:author="Moin Syed" w:id="0" w:date="2026-04-30T14:17:19Z">
            <w:rPr/>
          </w:rPrChange>
        </w:rPr>
        <w:t xml:space="preserve">The corpus of articles for </w:t>
      </w:r>
      <w:ins w:author="Moin Syed" w:id="90" w:date="2026-04-30T13:18:52Z">
        <w:r w:rsidDel="00000000" w:rsidR="00000000" w:rsidRPr="00000000">
          <w:rPr>
            <w:rtl w:val="0"/>
            <w:rPrChange w:author="Moin Syed" w:id="0" w:date="2026-04-30T14:17:19Z">
              <w:rPr/>
            </w:rPrChange>
          </w:rPr>
          <w:t xml:space="preserve">the primary </w:t>
        </w:r>
      </w:ins>
      <w:r w:rsidDel="00000000" w:rsidR="00000000" w:rsidRPr="00000000">
        <w:rPr>
          <w:rtl w:val="0"/>
          <w:rPrChange w:author="Moin Syed" w:id="0" w:date="2026-04-30T14:17:19Z">
            <w:rPr/>
          </w:rPrChange>
        </w:rPr>
        <w:t xml:space="preserve">analysis will consist of three types of articles</w:t>
      </w:r>
      <w:ins w:author="Moin Syed" w:id="91" w:date="2026-04-27T19:14:31Z">
        <w:r w:rsidDel="00000000" w:rsidR="00000000" w:rsidRPr="00000000">
          <w:rPr>
            <w:rtl w:val="0"/>
            <w:rPrChange w:author="Moin Syed" w:id="0" w:date="2026-04-30T14:17:19Z">
              <w:rPr/>
            </w:rPrChange>
          </w:rPr>
          <w:t xml:space="preserve"> as detailed below (</w:t>
        </w:r>
        <w:r w:rsidDel="00000000" w:rsidR="00000000" w:rsidRPr="00000000">
          <w:rPr>
            <w:i w:val="1"/>
            <w:iCs w:val="1"/>
            <w:rtl w:val="0"/>
            <w:rPrChange w:author="Moin Syed" w:id="0" w:date="2026-04-30T14:17:19Z">
              <w:rPr/>
            </w:rPrChange>
          </w:rPr>
          <w:t xml:space="preserve">n</w:t>
        </w:r>
        <w:r w:rsidDel="00000000" w:rsidR="00000000" w:rsidRPr="00000000">
          <w:rPr>
            <w:rtl w:val="0"/>
            <w:rPrChange w:author="Moin Syed" w:id="0" w:date="2026-04-30T14:17:19Z">
              <w:rPr/>
            </w:rPrChange>
          </w:rPr>
          <w:t xml:space="preserve"> = 100 of each; total </w:t>
        </w:r>
        <w:r w:rsidDel="00000000" w:rsidR="00000000" w:rsidRPr="00000000">
          <w:rPr>
            <w:i w:val="1"/>
            <w:iCs w:val="1"/>
            <w:rtl w:val="0"/>
            <w:rPrChange w:author="Moin Syed" w:id="0" w:date="2026-04-30T14:17:19Z">
              <w:rPr/>
            </w:rPrChange>
          </w:rPr>
          <w:t xml:space="preserve">N</w:t>
        </w:r>
        <w:r w:rsidDel="00000000" w:rsidR="00000000" w:rsidRPr="00000000">
          <w:rPr>
            <w:rtl w:val="0"/>
            <w:rPrChange w:author="Moin Syed" w:id="0" w:date="2026-04-30T14:17:19Z">
              <w:rPr/>
            </w:rPrChange>
          </w:rPr>
          <w:t xml:space="preserve"> = 300).</w:t>
        </w:r>
      </w:ins>
      <w:del w:author="Moin Syed" w:id="91" w:date="2026-04-27T19:14:31Z">
        <w:r w:rsidDel="00000000" w:rsidR="00000000" w:rsidRPr="00000000">
          <w:rPr>
            <w:rtl w:val="0"/>
            <w:rPrChange w:author="Moin Syed" w:id="0" w:date="2026-04-30T14:17:19Z">
              <w:rPr/>
            </w:rPrChange>
          </w:rPr>
          <w:delText xml:space="preserve">, defined as follows</w:delText>
        </w:r>
      </w:del>
      <w:ins w:author="Moin Syed" w:id="91" w:date="2026-04-27T19:14:31Z">
        <w:del w:author="Moin Syed" w:id="91" w:date="2026-04-27T19:14:31Z">
          <w:r w:rsidDel="00000000" w:rsidR="00000000" w:rsidRPr="00000000">
            <w:rPr>
              <w:rtl w:val="0"/>
              <w:rPrChange w:author="Moin Syed" w:id="0" w:date="2026-04-30T14:17:19Z">
                <w:rPr/>
              </w:rPrChange>
            </w:rPr>
            <w:delText xml:space="preserve">. </w:delText>
          </w:r>
        </w:del>
      </w:ins>
      <w:del w:author="Moin Syed" w:id="91" w:date="2026-04-27T19:14:31Z">
        <w:r w:rsidDel="00000000" w:rsidR="00000000" w:rsidRPr="00000000">
          <w:rPr>
            <w:rtl w:val="0"/>
            <w:rPrChange w:author="Moin Syed" w:id="0" w:date="2026-04-30T14:17:19Z">
              <w:rPr/>
            </w:rPrChange>
          </w:rPr>
          <w:delText xml:space="preserve">:</w:delText>
        </w:r>
      </w:del>
      <w:ins w:author="Moin Syed" w:id="91" w:date="2026-04-27T19:14:31Z">
        <w:r w:rsidDel="00000000" w:rsidR="00000000" w:rsidRPr="00000000">
          <w:rPr>
            <w:rtl w:val="0"/>
            <w:rPrChange w:author="Moin Syed" w:id="0" w:date="2026-04-30T14:17:19Z">
              <w:rPr/>
            </w:rPrChange>
          </w:rPr>
          <w:t xml:space="preserve"> To reduce heterogeneity, only quantitative articles that include statistical analysis of experimental or observational data will be included. Articles based on qualitative, mixed methods, or meta-analytic approach will be excluded. This exclusion is not because that work is less valuable, but rather because it is less frequently registered than quantitative research. </w:t>
        </w:r>
      </w:ins>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ind w:firstLine="720"/>
        <w:rPr>
          <w:rPrChange w:author="Moin Syed" w:id="0" w:date="2026-04-30T14:17:19Z">
            <w:rPr/>
          </w:rPrChange>
        </w:rPr>
      </w:pPr>
      <w:r w:rsidDel="00000000" w:rsidR="00000000" w:rsidRPr="00000000">
        <w:rPr>
          <w:b w:val="1"/>
          <w:bCs w:val="1"/>
          <w:rtl w:val="0"/>
          <w:rPrChange w:author="Moin Syed" w:id="0" w:date="2026-04-30T14:17:19Z">
            <w:rPr>
              <w:b w:val="1"/>
              <w:bCs w:val="1"/>
            </w:rPr>
          </w:rPrChange>
        </w:rPr>
        <w:t xml:space="preserve">Articles reporting a preregistered study (“preregistered articles”):</w:t>
      </w:r>
      <w:r w:rsidDel="00000000" w:rsidR="00000000" w:rsidRPr="00000000">
        <w:rPr>
          <w:rtl w:val="0"/>
          <w:rPrChange w:author="Moin Syed" w:id="0" w:date="2026-04-30T14:17:19Z">
            <w:rPr/>
          </w:rPrChange>
        </w:rPr>
        <w:t xml:space="preserve"> An empirical article </w:t>
      </w:r>
      <w:ins w:author="Moin Syed" w:id="92" w:date="2026-04-27T19:17:18Z">
        <w:r w:rsidDel="00000000" w:rsidR="00000000" w:rsidRPr="00000000">
          <w:rPr>
            <w:rtl w:val="0"/>
            <w:rPrChange w:author="Moin Syed" w:id="0" w:date="2026-04-30T14:17:19Z">
              <w:rPr/>
            </w:rPrChange>
          </w:rPr>
          <w:t xml:space="preserve"> in which </w:t>
        </w:r>
      </w:ins>
      <w:del w:author="Moin Syed" w:id="92" w:date="2026-04-27T19:17:18Z">
        <w:r w:rsidDel="00000000" w:rsidR="00000000" w:rsidRPr="00000000">
          <w:rPr>
            <w:rtl w:val="0"/>
            <w:rPrChange w:author="Moin Syed" w:id="0" w:date="2026-04-30T14:17:19Z">
              <w:rPr/>
            </w:rPrChange>
          </w:rPr>
          <w:delText xml:space="preserve">that includes at least one study, or set of analyses, that is</w:delText>
        </w:r>
      </w:del>
      <w:r w:rsidDel="00000000" w:rsidR="00000000" w:rsidRPr="00000000">
        <w:rPr>
          <w:rtl w:val="0"/>
          <w:rPrChange w:author="Moin Syed" w:id="0" w:date="2026-04-30T14:17:19Z">
            <w:rPr/>
          </w:rPrChange>
        </w:rPr>
        <w:t xml:space="preserve"> a) </w:t>
      </w:r>
      <w:ins w:author="Moin Syed" w:id="93" w:date="2026-04-27T19:17:06Z">
        <w:r w:rsidDel="00000000" w:rsidR="00000000" w:rsidRPr="00000000">
          <w:rPr>
            <w:rtl w:val="0"/>
            <w:rPrChange w:author="Moin Syed" w:id="0" w:date="2026-04-30T14:17:19Z">
              <w:rPr/>
            </w:rPrChange>
          </w:rPr>
          <w:t xml:space="preserve">all studies are </w:t>
        </w:r>
      </w:ins>
      <w:r w:rsidDel="00000000" w:rsidR="00000000" w:rsidRPr="00000000">
        <w:rPr>
          <w:rtl w:val="0"/>
          <w:rPrChange w:author="Moin Syed" w:id="0" w:date="2026-04-30T14:17:19Z">
            <w:rPr/>
          </w:rPrChange>
        </w:rPr>
        <w:t xml:space="preserve">stated to be preregistered and b) </w:t>
      </w:r>
      <w:ins w:author="Moin Syed" w:id="94" w:date="2026-04-27T19:19:05Z">
        <w:r w:rsidDel="00000000" w:rsidR="00000000" w:rsidRPr="00000000">
          <w:rPr>
            <w:rtl w:val="0"/>
            <w:rPrChange w:author="Moin Syed" w:id="0" w:date="2026-04-30T14:17:19Z">
              <w:rPr/>
            </w:rPrChange>
          </w:rPr>
          <w:t xml:space="preserve">for which the </w:t>
        </w:r>
      </w:ins>
      <w:del w:author="Moin Syed" w:id="94" w:date="2026-04-27T19:19:05Z">
        <w:r w:rsidDel="00000000" w:rsidR="00000000" w:rsidRPr="00000000">
          <w:rPr>
            <w:rtl w:val="0"/>
            <w:rPrChange w:author="Moin Syed" w:id="0" w:date="2026-04-30T14:17:19Z">
              <w:rPr/>
            </w:rPrChange>
          </w:rPr>
          <w:delText xml:space="preserve">includes an accessible link to the </w:delText>
        </w:r>
      </w:del>
      <w:r w:rsidDel="00000000" w:rsidR="00000000" w:rsidRPr="00000000">
        <w:rPr>
          <w:rtl w:val="0"/>
          <w:rPrChange w:author="Moin Syed" w:id="0" w:date="2026-04-30T14:17:19Z">
            <w:rPr/>
          </w:rPrChange>
        </w:rPr>
        <w:t xml:space="preserve">registration</w:t>
      </w:r>
      <w:ins w:author="Moin Syed" w:id="95" w:date="2026-04-27T19:13:23Z">
        <w:r w:rsidDel="00000000" w:rsidR="00000000" w:rsidRPr="00000000">
          <w:rPr>
            <w:rtl w:val="0"/>
            <w:rPrChange w:author="Moin Syed" w:id="0" w:date="2026-04-30T14:17:19Z">
              <w:rPr/>
            </w:rPrChange>
          </w:rPr>
          <w:t xml:space="preserve"> document can be located </w:t>
        </w:r>
        <w:r w:rsidDel="00000000" w:rsidR="00000000" w:rsidRPr="00000000">
          <w:rPr>
            <w:rtl w:val="0"/>
            <w:rPrChange w:author="Moin Syed" w:id="0" w:date="2026-04-30T14:17:19Z">
              <w:rPr/>
            </w:rPrChange>
          </w:rPr>
          <w:t xml:space="preserve">(either via an included link in the manuscript or via manual search)</w:t>
        </w:r>
      </w:ins>
      <w:r w:rsidDel="00000000" w:rsidR="00000000" w:rsidRPr="00000000">
        <w:rPr>
          <w:rtl w:val="0"/>
          <w:rPrChange w:author="Moin Syed" w:id="0" w:date="2026-04-30T14:17:19Z">
            <w:rPr/>
          </w:rPrChange>
        </w:rPr>
        <w:t xml:space="preserve">. </w:t>
      </w:r>
      <w:ins w:author="Moin Syed" w:id="96" w:date="2026-04-27T19:13:37Z">
        <w:r w:rsidDel="00000000" w:rsidR="00000000" w:rsidRPr="00000000">
          <w:rPr>
            <w:rtl w:val="0"/>
            <w:rPrChange w:author="Moin Syed" w:id="0" w:date="2026-04-30T14:17:19Z">
              <w:rPr/>
            </w:rPrChange>
          </w:rPr>
          <w:t xml:space="preserve">Because of the wide variety in implementation quality, we will not require that the registration document </w:t>
        </w:r>
        <w:r w:rsidDel="00000000" w:rsidR="00000000" w:rsidRPr="00000000">
          <w:rPr>
            <w:rtl w:val="0"/>
            <w:rPrChange w:author="Moin Syed" w:id="0" w:date="2026-04-30T14:17:19Z">
              <w:rPr/>
            </w:rPrChange>
          </w:rPr>
          <w:t xml:space="preserve">has</w:t>
        </w:r>
        <w:r w:rsidDel="00000000" w:rsidR="00000000" w:rsidRPr="00000000">
          <w:rPr>
            <w:rtl w:val="0"/>
            <w:rPrChange w:author="Moin Syed" w:id="0" w:date="2026-04-30T14:17:19Z">
              <w:rPr/>
            </w:rPrChange>
          </w:rPr>
          <w:t xml:space="preserve"> been formally registered, as long as it can be located </w:t>
        </w:r>
        <w:r w:rsidDel="00000000" w:rsidR="00000000" w:rsidRPr="00000000">
          <w:rPr>
            <w:rtl w:val="0"/>
            <w:rPrChange w:author="Moin Syed" w:id="0" w:date="2026-04-30T14:17:19Z">
              <w:rPr/>
            </w:rPrChange>
          </w:rPr>
          <w:t xml:space="preserve">(e.g., a registration document is on the OSF project page</w:t>
        </w:r>
      </w:ins>
      <w:ins w:author="Caroline Armstrong" w:id="97" w:date="2026-04-30T16:42:21Z">
        <w:r w:rsidDel="00000000" w:rsidR="00000000" w:rsidRPr="00000000">
          <w:rPr>
            <w:rtl w:val="0"/>
            <w:rPrChange w:author="Moin Syed" w:id="0" w:date="2026-04-30T14:17:19Z">
              <w:rPr/>
            </w:rPrChange>
          </w:rPr>
          <w:t xml:space="preserve"> as a file</w:t>
        </w:r>
      </w:ins>
      <w:ins w:author="Moin Syed" w:id="96" w:date="2026-04-27T19:13:37Z">
        <w:r w:rsidDel="00000000" w:rsidR="00000000" w:rsidRPr="00000000">
          <w:rPr>
            <w:rtl w:val="0"/>
            <w:rPrChange w:author="Moin Syed" w:id="0" w:date="2026-04-30T14:17:19Z">
              <w:rPr/>
            </w:rPrChange>
          </w:rPr>
          <w:t xml:space="preserve">, but not </w:t>
        </w:r>
      </w:ins>
      <w:ins w:author="Caroline Armstrong" w:id="98" w:date="2026-04-30T16:42:26Z">
        <w:r w:rsidDel="00000000" w:rsidR="00000000" w:rsidRPr="00000000">
          <w:rPr>
            <w:rtl w:val="0"/>
            <w:rPrChange w:author="Moin Syed" w:id="0" w:date="2026-04-30T14:17:19Z">
              <w:rPr/>
            </w:rPrChange>
          </w:rPr>
          <w:t xml:space="preserve">as a formal Registration</w:t>
        </w:r>
      </w:ins>
      <w:ins w:author="Moin Syed" w:id="96" w:date="2026-04-27T19:13:37Z">
        <w:del w:author="Caroline Armstrong" w:id="98" w:date="2026-04-30T16:42:26Z">
          <w:r w:rsidDel="00000000" w:rsidR="00000000" w:rsidRPr="00000000">
            <w:rPr>
              <w:rtl w:val="0"/>
              <w:rPrChange w:author="Moin Syed" w:id="0" w:date="2026-04-30T14:17:19Z">
                <w:rPr/>
              </w:rPrChange>
            </w:rPr>
            <w:delText xml:space="preserve">registered</w:delText>
          </w:r>
        </w:del>
        <w:r w:rsidDel="00000000" w:rsidR="00000000" w:rsidRPr="00000000">
          <w:rPr>
            <w:rtl w:val="0"/>
            <w:rPrChange w:author="Moin Syed" w:id="0" w:date="2026-04-30T14:17:19Z">
              <w:rPr/>
            </w:rPrChange>
          </w:rPr>
          <w:t xml:space="preserve">)</w:t>
        </w:r>
        <w:r w:rsidDel="00000000" w:rsidR="00000000" w:rsidRPr="00000000">
          <w:rPr>
            <w:rtl w:val="0"/>
            <w:rPrChange w:author="Moin Syed" w:id="0" w:date="2026-04-30T14:17:19Z">
              <w:rPr/>
            </w:rPrChange>
          </w:rPr>
          <w:t xml:space="preserve">. </w:t>
        </w:r>
      </w:ins>
      <w:del w:author="Moin Syed" w:id="96" w:date="2026-04-27T19:13:37Z">
        <w:r w:rsidDel="00000000" w:rsidR="00000000" w:rsidRPr="00000000">
          <w:rPr>
            <w:rtl w:val="0"/>
            <w:rPrChange w:author="Moin Syed" w:id="0" w:date="2026-04-30T14:17:19Z">
              <w:rPr/>
            </w:rPrChange>
          </w:rPr>
          <w:delText xml:space="preserve">For multi-study articles, only one of the reported studies needs to be preregistered to be included in this category.</w:delText>
        </w:r>
      </w:del>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ind w:firstLine="720"/>
        <w:rPr>
          <w:rPrChange w:author="Moin Syed" w:id="0" w:date="2026-04-30T14:17:19Z">
            <w:rPr/>
          </w:rPrChange>
        </w:rPr>
      </w:pPr>
      <w:r w:rsidDel="00000000" w:rsidR="00000000" w:rsidRPr="00000000">
        <w:rPr>
          <w:b w:val="1"/>
          <w:bCs w:val="1"/>
          <w:rtl w:val="0"/>
          <w:rPrChange w:author="Moin Syed" w:id="0" w:date="2026-04-30T14:17:19Z">
            <w:rPr>
              <w:b w:val="1"/>
              <w:bCs w:val="1"/>
            </w:rPr>
          </w:rPrChange>
        </w:rPr>
        <w:t xml:space="preserve">Articles reporting a Registered Report (“Registered Reports”):</w:t>
      </w:r>
      <w:r w:rsidDel="00000000" w:rsidR="00000000" w:rsidRPr="00000000">
        <w:rPr>
          <w:rtl w:val="0"/>
          <w:rPrChange w:author="Moin Syed" w:id="0" w:date="2026-04-30T14:17:19Z">
            <w:rPr/>
          </w:rPrChange>
        </w:rPr>
        <w:t xml:space="preserve"> An empirical article </w:t>
      </w:r>
      <w:del w:author="Moin Syed" w:id="99" w:date="2026-04-27T19:17:34Z">
        <w:r w:rsidDel="00000000" w:rsidR="00000000" w:rsidRPr="00000000">
          <w:rPr>
            <w:rtl w:val="0"/>
            <w:rPrChange w:author="Moin Syed" w:id="0" w:date="2026-04-30T14:17:19Z">
              <w:rPr/>
            </w:rPrChange>
          </w:rPr>
          <w:delText xml:space="preserve">that includes at least one study </w:delText>
        </w:r>
      </w:del>
      <w:r w:rsidDel="00000000" w:rsidR="00000000" w:rsidRPr="00000000">
        <w:rPr>
          <w:rtl w:val="0"/>
          <w:rPrChange w:author="Moin Syed" w:id="0" w:date="2026-04-30T14:17:19Z">
            <w:rPr/>
          </w:rPrChange>
        </w:rPr>
        <w:t xml:space="preserve">that is a) stated, or clearly implied, to be a Registered Report</w:t>
      </w:r>
      <w:r w:rsidDel="00000000" w:rsidR="00000000" w:rsidRPr="00000000">
        <w:rPr>
          <w:rtl w:val="0"/>
          <w:rPrChange w:author="Moin Syed" w:id="0" w:date="2026-04-30T14:17:19Z">
            <w:rPr/>
          </w:rPrChange>
        </w:rPr>
        <w:t xml:space="preserve"> and b) for which the accepted Stage 1 manuscript can be located (either via an included link in the published Stage 2 manuscript or via manual search). </w:t>
      </w:r>
      <w:ins w:author="Moin Syed" w:id="100" w:date="2026-04-27T19:17:49Z">
        <w:r w:rsidDel="00000000" w:rsidR="00000000" w:rsidRPr="00000000">
          <w:rPr>
            <w:rtl w:val="0"/>
            <w:rPrChange w:author="Moin Syed" w:id="0" w:date="2026-04-30T14:17:19Z">
              <w:rPr/>
            </w:rPrChange>
          </w:rPr>
          <w:t xml:space="preserve">Because of the wide variety in implementation quality, we will not require that the Stage 1 manuscript has been formally registered, as long as it can be located </w:t>
        </w:r>
        <w:r w:rsidDel="00000000" w:rsidR="00000000" w:rsidRPr="00000000">
          <w:rPr>
            <w:rtl w:val="0"/>
            <w:rPrChange w:author="Moin Syed" w:id="0" w:date="2026-04-30T14:17:19Z">
              <w:rPr/>
            </w:rPrChange>
          </w:rPr>
          <w:t xml:space="preserve">(e.g., a registration document is on the OSF project page</w:t>
        </w:r>
      </w:ins>
      <w:ins w:author="Caroline Armstrong" w:id="101" w:date="2026-04-30T16:43:10Z">
        <w:r w:rsidDel="00000000" w:rsidR="00000000" w:rsidRPr="00000000">
          <w:rPr>
            <w:rtl w:val="0"/>
            <w:rPrChange w:author="Moin Syed" w:id="0" w:date="2026-04-30T14:17:19Z">
              <w:rPr/>
            </w:rPrChange>
          </w:rPr>
          <w:t xml:space="preserve"> as a file</w:t>
        </w:r>
      </w:ins>
      <w:ins w:author="Moin Syed" w:id="100" w:date="2026-04-27T19:17:49Z">
        <w:r w:rsidDel="00000000" w:rsidR="00000000" w:rsidRPr="00000000">
          <w:rPr>
            <w:rtl w:val="0"/>
            <w:rPrChange w:author="Moin Syed" w:id="0" w:date="2026-04-30T14:17:19Z">
              <w:rPr/>
            </w:rPrChange>
          </w:rPr>
          <w:t xml:space="preserve">, but not</w:t>
        </w:r>
      </w:ins>
      <w:ins w:author="Caroline Armstrong" w:id="102" w:date="2026-04-30T16:43:14Z">
        <w:r w:rsidDel="00000000" w:rsidR="00000000" w:rsidRPr="00000000">
          <w:rPr>
            <w:rtl w:val="0"/>
            <w:rPrChange w:author="Moin Syed" w:id="0" w:date="2026-04-30T14:17:19Z">
              <w:rPr/>
            </w:rPrChange>
          </w:rPr>
          <w:t xml:space="preserve"> as a formal Registration</w:t>
        </w:r>
      </w:ins>
      <w:ins w:author="Moin Syed" w:id="100" w:date="2026-04-27T19:17:49Z">
        <w:del w:author="Caroline Armstrong" w:id="102" w:date="2026-04-30T16:43:14Z">
          <w:r w:rsidDel="00000000" w:rsidR="00000000" w:rsidRPr="00000000">
            <w:rPr>
              <w:rtl w:val="0"/>
              <w:rPrChange w:author="Moin Syed" w:id="0" w:date="2026-04-30T14:17:19Z">
                <w:rPr/>
              </w:rPrChange>
            </w:rPr>
            <w:delText xml:space="preserve"> registered</w:delText>
          </w:r>
        </w:del>
        <w:r w:rsidDel="00000000" w:rsidR="00000000" w:rsidRPr="00000000">
          <w:rPr>
            <w:rtl w:val="0"/>
            <w:rPrChange w:author="Moin Syed" w:id="0" w:date="2026-04-30T14:17:19Z">
              <w:rPr/>
            </w:rPrChange>
          </w:rPr>
          <w:t xml:space="preserve">)</w:t>
        </w:r>
        <w:r w:rsidDel="00000000" w:rsidR="00000000" w:rsidRPr="00000000">
          <w:rPr>
            <w:rtl w:val="0"/>
            <w:rPrChange w:author="Moin Syed" w:id="0" w:date="2026-04-30T14:17:19Z">
              <w:rPr/>
            </w:rPrChange>
          </w:rPr>
          <w:t xml:space="preserve">.</w:t>
        </w:r>
      </w:ins>
      <w:del w:author="Moin Syed" w:id="100" w:date="2026-04-27T19:17:49Z">
        <w:r w:rsidDel="00000000" w:rsidR="00000000" w:rsidRPr="00000000">
          <w:rPr>
            <w:rtl w:val="0"/>
            <w:rPrChange w:author="Moin Syed" w:id="0" w:date="2026-04-30T14:17:19Z">
              <w:rPr/>
            </w:rPrChange>
          </w:rPr>
          <w:delText xml:space="preserve">For multi-study articles, only one of the reported studies needs to be a Registered Report to be included in this category.</w:delText>
        </w:r>
      </w:del>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ind w:firstLine="720"/>
        <w:rPr>
          <w:rPrChange w:author="Moin Syed" w:id="0" w:date="2026-04-30T14:17:19Z">
            <w:rPr/>
          </w:rPrChange>
        </w:rPr>
      </w:pPr>
      <w:r w:rsidDel="00000000" w:rsidR="00000000" w:rsidRPr="00000000">
        <w:rPr>
          <w:b w:val="1"/>
          <w:bCs w:val="1"/>
          <w:rtl w:val="0"/>
          <w:rPrChange w:author="Moin Syed" w:id="0" w:date="2026-04-30T14:17:19Z">
            <w:rPr>
              <w:b w:val="1"/>
              <w:bCs w:val="1"/>
            </w:rPr>
          </w:rPrChange>
        </w:rPr>
        <w:t xml:space="preserve">Articles with no reported registrations (“traditional articles”):</w:t>
      </w:r>
      <w:r w:rsidDel="00000000" w:rsidR="00000000" w:rsidRPr="00000000">
        <w:rPr>
          <w:rtl w:val="0"/>
          <w:rPrChange w:author="Moin Syed" w:id="0" w:date="2026-04-30T14:17:19Z">
            <w:rPr/>
          </w:rPrChange>
        </w:rPr>
        <w:t xml:space="preserve"> An empirical article that includes no statements or link regarding any form of registration. This group of articles will consist of two sub-groups: a group of articles that is matched to the target registered articles and </w:t>
      </w:r>
      <w:commentRangeStart w:id="7"/>
      <w:commentRangeStart w:id="8"/>
      <w:commentRangeStart w:id="9"/>
      <w:r w:rsidDel="00000000" w:rsidR="00000000" w:rsidRPr="00000000">
        <w:rPr>
          <w:rtl w:val="0"/>
          <w:rPrChange w:author="Moin Syed" w:id="0" w:date="2026-04-30T14:17:19Z">
            <w:rPr/>
          </w:rPrChange>
        </w:rPr>
        <w:t xml:space="preserve">a second group of articles published in 2010, prior to the adoption of registration in psychology. The year 2010 was selected because it immediately predates major awareness of the replication crisis in psychology, and registration had not yet been introduced to psychology.</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ind w:firstLine="720"/>
        <w:rPr>
          <w:rPrChange w:author="Moin Syed" w:id="0" w:date="2026-04-30T14:17:19Z">
            <w:rPr/>
          </w:rPrChange>
        </w:rPr>
      </w:pPr>
      <w:del w:author="Moin Syed" w:id="103" w:date="2026-04-27T19:14:20Z">
        <w:r w:rsidDel="00000000" w:rsidR="00000000" w:rsidRPr="00000000">
          <w:rPr>
            <w:rtl w:val="0"/>
            <w:rPrChange w:author="Moin Syed" w:id="0" w:date="2026-04-30T14:17:19Z">
              <w:rPr/>
            </w:rPrChange>
          </w:rPr>
          <w:delText xml:space="preserve">For all types of articles, any type of empirical study will be included, whether quantitative, qualitative, mixed methods, or meta-analyses. </w:delText>
        </w:r>
      </w:del>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0" w:firstLine="720"/>
        <w:rPr>
          <w:rPrChange w:author="Moin Syed" w:id="0" w:date="2026-04-30T14:17:19Z">
            <w:rPr/>
          </w:rPrChange>
        </w:rPr>
      </w:pPr>
      <w:r w:rsidDel="00000000" w:rsidR="00000000" w:rsidRPr="00000000">
        <w:rPr>
          <w:rtl w:val="0"/>
          <w:rPrChange w:author="Moin Syed" w:id="0" w:date="2026-04-30T14:17:19Z">
            <w:rPr/>
          </w:rPrChange>
        </w:rPr>
        <w:t xml:space="preserve">Most of the meta-scientific research on preregistration has relied on one of two datasets: articles that were 1) part of the Center for Open Science Preregistration Challenge or 2) included in a public database listing articles that received a preregistration badge. Both are limited: the Preregistration Challenge was a unique experience with specific guidelines and a review process by the Center for Open Science. The badge database includes articles published only up to 2020. Neither is specific to psychology. The reason these limited resources have been used is that identifying a proper set of articles is no easy task. We adopt an approach that we believe is well-suited to our research questions. </w:t>
      </w:r>
      <w:ins w:author="Moin Syed" w:id="104" w:date="2026-04-28T20:13:58Z">
        <w:r w:rsidDel="00000000" w:rsidR="00000000" w:rsidRPr="00000000">
          <w:rPr>
            <w:rtl w:val="0"/>
            <w:rPrChange w:author="Moin Syed" w:id="0" w:date="2026-04-30T14:17:19Z">
              <w:rPr/>
            </w:rPrChange>
          </w:rPr>
          <w:t xml:space="preserve">Following calls to make metascientific data transparent and openly available (Elson et al., 2026), all articles included in the analysis as well as our coding will be posted at </w:t>
        </w:r>
        <w:r w:rsidDel="00000000" w:rsidR="00000000" w:rsidRPr="00000000">
          <w:fldChar w:fldCharType="begin"/>
        </w:r>
        <w:r w:rsidDel="00000000" w:rsidR="00000000" w:rsidRPr="00000000">
          <w:instrText xml:space="preserve">HYPERLINK "https://osf.io/4vbtq/"</w:instrText>
        </w:r>
        <w:r w:rsidDel="00000000" w:rsidR="00000000" w:rsidRPr="00000000">
          <w:fldChar w:fldCharType="separate"/>
        </w:r>
        <w:r w:rsidDel="00000000" w:rsidR="00000000" w:rsidRPr="00000000">
          <w:rPr>
            <w:rtl w:val="0"/>
            <w:rPrChange w:author="Moin Syed" w:id="0" w:date="2026-04-30T14:17:19Z">
              <w:rPr>
                <w:color w:val="1155cc"/>
                <w:u w:val="single"/>
              </w:rPr>
            </w:rPrChange>
          </w:rPr>
          <w:t xml:space="preserve">https://osf.io/4vbtq/</w:t>
        </w:r>
        <w:r w:rsidDel="00000000" w:rsidR="00000000" w:rsidRPr="00000000">
          <w:fldChar w:fldCharType="end"/>
        </w:r>
        <w:r w:rsidDel="00000000" w:rsidR="00000000" w:rsidRPr="00000000">
          <w:rPr>
            <w:rtl w:val="0"/>
            <w:rPrChange w:author="Moin Syed" w:id="0" w:date="2026-04-30T14:17:19Z">
              <w:rPr/>
            </w:rPrChange>
          </w:rPr>
          <w:t xml:space="preserve">. This matched set of articles will have high reuse potential among metascientists. </w:t>
        </w:r>
      </w:ins>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ind w:firstLine="720"/>
        <w:rPr>
          <w:rPrChange w:author="Moin Syed" w:id="0" w:date="2026-04-30T14:17:19Z">
            <w:rPr/>
          </w:rPrChange>
        </w:rPr>
      </w:pPr>
      <w:r w:rsidDel="00000000" w:rsidR="00000000" w:rsidRPr="00000000">
        <w:rPr>
          <w:rtl w:val="0"/>
          <w:rPrChange w:author="Moin Syed" w:id="0" w:date="2026-04-30T14:17:19Z">
            <w:rPr/>
          </w:rPrChange>
        </w:rPr>
        <w:t xml:space="preserve">We will first start with journals that are documented to publish Registered Reports. These journals are a good starting point, because publishing Registered Reports is a strong signal that the journal values registration for empirical studies. Accordingly, if the criticism that registration restricts exploratory work is true, it should be most evident in the registered </w:t>
      </w:r>
      <w:r w:rsidDel="00000000" w:rsidR="00000000" w:rsidRPr="00000000">
        <w:rPr>
          <w:rtl w:val="0"/>
          <w:rPrChange w:author="Moin Syed" w:id="0" w:date="2026-04-30T14:17:19Z">
            <w:rPr/>
          </w:rPrChange>
        </w:rPr>
        <w:t xml:space="preserve">articles</w:t>
      </w:r>
      <w:r w:rsidDel="00000000" w:rsidR="00000000" w:rsidRPr="00000000">
        <w:rPr>
          <w:rtl w:val="0"/>
          <w:rPrChange w:author="Moin Syed" w:id="0" w:date="2026-04-30T14:17:19Z">
            <w:rPr/>
          </w:rPrChange>
        </w:rPr>
        <w:t xml:space="preserve"> published in these journals. </w:t>
      </w:r>
      <w:ins w:author="Moin Syed" w:id="105" w:date="2026-04-28T20:18:15Z">
        <w:r w:rsidDel="00000000" w:rsidR="00000000" w:rsidRPr="00000000">
          <w:rPr>
            <w:rtl w:val="0"/>
            <w:rPrChange w:author="Moin Syed" w:id="0" w:date="2026-04-30T14:17:19Z">
              <w:rPr/>
            </w:rPrChange>
          </w:rPr>
          <w:t xml:space="preserve">As a check on </w:t>
        </w:r>
        <w:commentRangeStart w:id="10"/>
        <w:commentRangeStart w:id="11"/>
        <w:r w:rsidDel="00000000" w:rsidR="00000000" w:rsidRPr="00000000">
          <w:rPr>
            <w:rtl w:val="0"/>
            <w:rPrChange w:author="Moin Syed" w:id="0" w:date="2026-04-30T14:17:19Z">
              <w:rPr/>
            </w:rPrChange>
          </w:rPr>
          <w:t xml:space="preserve">the implications of using this starting point,</w:t>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Change w:author="Moin Syed" w:id="0" w:date="2026-04-30T14:17:19Z">
              <w:rPr/>
            </w:rPrChange>
          </w:rPr>
          <w:t xml:space="preserve"> we will also identify a small set (</w:t>
        </w:r>
        <w:r w:rsidDel="00000000" w:rsidR="00000000" w:rsidRPr="00000000">
          <w:rPr>
            <w:i w:val="1"/>
            <w:iCs w:val="1"/>
            <w:rtl w:val="0"/>
            <w:rPrChange w:author="Moin Syed" w:id="0" w:date="2026-04-30T14:17:19Z">
              <w:rPr/>
            </w:rPrChange>
          </w:rPr>
          <w:t xml:space="preserve">n</w:t>
        </w:r>
        <w:r w:rsidDel="00000000" w:rsidR="00000000" w:rsidRPr="00000000">
          <w:rPr>
            <w:rtl w:val="0"/>
            <w:rPrChange w:author="Moin Syed" w:id="0" w:date="2026-04-30T14:17:19Z">
              <w:rPr/>
            </w:rPrChange>
          </w:rPr>
          <w:t xml:space="preserve"> = 25) of traditional articles from journals that do not publish Registered Reports. Details about the article selection process for this supplemental set are described below.</w:t>
        </w:r>
        <w:r w:rsidDel="00000000" w:rsidR="00000000" w:rsidRPr="00000000">
          <w:rPr>
            <w:rtl w:val="0"/>
            <w:rPrChange w:author="Moin Syed" w:id="0" w:date="2026-04-30T14:17:19Z">
              <w:rPr/>
            </w:rPrChange>
          </w:rPr>
          <w:t xml:space="preserve"> </w:t>
        </w:r>
      </w:ins>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ind w:firstLine="720"/>
        <w:rPr>
          <w:rPrChange w:author="Moin Syed" w:id="0" w:date="2026-04-30T14:17:19Z">
            <w:rPr/>
          </w:rPrChange>
        </w:rPr>
      </w:pPr>
      <w:r w:rsidDel="00000000" w:rsidR="00000000" w:rsidRPr="00000000">
        <w:rPr>
          <w:rtl w:val="0"/>
          <w:rPrChange w:author="Moin Syed" w:id="0" w:date="2026-04-30T14:17:19Z">
            <w:rPr/>
          </w:rPrChange>
        </w:rPr>
        <w:t xml:space="preserve">Liu et al. </w:t>
      </w:r>
      <w:hyperlink r:id="rId33">
        <w:r w:rsidDel="00000000" w:rsidR="00000000" w:rsidRPr="00000000">
          <w:rPr>
            <w:rtl w:val="0"/>
            <w:rPrChange w:author="Moin Syed" w:id="0" w:date="2026-04-30T14:17:19Z">
              <w:rPr/>
            </w:rPrChange>
          </w:rPr>
          <w:t xml:space="preserve">(2025)</w:t>
        </w:r>
      </w:hyperlink>
      <w:r w:rsidDel="00000000" w:rsidR="00000000" w:rsidRPr="00000000">
        <w:rPr>
          <w:rtl w:val="0"/>
          <w:rPrChange w:author="Moin Syed" w:id="0" w:date="2026-04-30T14:17:19Z">
            <w:rPr/>
          </w:rPrChange>
        </w:rPr>
        <w:t xml:space="preserve"> recently published a metascientific study of Registered Reports in psychology that serves as a useful starting point. Through their search process, they identified 47 journals that publish Registered Reports and were classified as psychology journals by the 2023 Clarivate Journal Citation Report (see list at </w:t>
      </w:r>
      <w:hyperlink r:id="rId34">
        <w:r w:rsidDel="00000000" w:rsidR="00000000" w:rsidRPr="00000000">
          <w:rPr>
            <w:color w:val="1155cc"/>
            <w:u w:val="single"/>
            <w:rtl w:val="0"/>
            <w:rPrChange w:author="Moin Syed" w:id="0" w:date="2026-04-30T14:17:19Z">
              <w:rPr>
                <w:color w:val="1155cc"/>
                <w:u w:val="single"/>
              </w:rPr>
            </w:rPrChange>
          </w:rPr>
          <w:t xml:space="preserve">https://osf.io/jwaf9</w:t>
        </w:r>
      </w:hyperlink>
      <w:r w:rsidDel="00000000" w:rsidR="00000000" w:rsidRPr="00000000">
        <w:rPr>
          <w:rtl w:val="0"/>
          <w:rPrChange w:author="Moin Syed" w:id="0" w:date="2026-04-30T14:17:19Z">
            <w:rPr/>
          </w:rPrChange>
        </w:rPr>
        <w:t xml:space="preserve">). This is not an exhaustive list, as some journals that publish the format were not included</w:t>
      </w:r>
      <w:r w:rsidDel="00000000" w:rsidR="00000000" w:rsidRPr="00000000">
        <w:rPr>
          <w:vertAlign w:val="superscript"/>
        </w:rPr>
        <w:footnoteReference w:customMarkFollows="0" w:id="1"/>
      </w:r>
      <w:r w:rsidDel="00000000" w:rsidR="00000000" w:rsidRPr="00000000">
        <w:rPr>
          <w:rtl w:val="0"/>
          <w:rPrChange w:author="Moin Syed" w:id="0" w:date="2026-04-30T14:17:19Z">
            <w:rPr/>
          </w:rPrChange>
        </w:rPr>
        <w:t xml:space="preserve">. This is not a problem for the current study, as we are not seeking to generate population estimates of how often exploratory work is published in the literature, but rather the relative prevalence of exploratory work in different article types.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firstLine="720"/>
        <w:rPr>
          <w:rPrChange w:author="Moin Syed" w:id="0" w:date="2026-04-30T14:17:19Z">
            <w:rPr/>
          </w:rPrChange>
        </w:rPr>
      </w:pPr>
      <w:r w:rsidDel="00000000" w:rsidR="00000000" w:rsidRPr="00000000">
        <w:rPr>
          <w:rtl w:val="0"/>
          <w:rPrChange w:author="Moin Syed" w:id="0" w:date="2026-04-30T14:17:19Z">
            <w:rPr/>
          </w:rPrChange>
        </w:rPr>
        <w:t xml:space="preserve">Within these journals, they identified 237 Registered Reports published up to April 1, 2023, with the first published Registered Report appearing in </w:t>
      </w:r>
      <w:r w:rsidDel="00000000" w:rsidR="00000000" w:rsidRPr="00000000">
        <w:rPr>
          <w:i w:val="1"/>
          <w:iCs w:val="1"/>
          <w:rtl w:val="0"/>
          <w:rPrChange w:author="Moin Syed" w:id="0" w:date="2026-04-30T14:17:19Z">
            <w:rPr>
              <w:i w:val="1"/>
              <w:iCs w:val="1"/>
            </w:rPr>
          </w:rPrChange>
        </w:rPr>
        <w:t xml:space="preserve">Cortex</w:t>
      </w:r>
      <w:r w:rsidDel="00000000" w:rsidR="00000000" w:rsidRPr="00000000">
        <w:rPr>
          <w:rtl w:val="0"/>
          <w:rPrChange w:author="Moin Syed" w:id="0" w:date="2026-04-30T14:17:19Z">
            <w:rPr/>
          </w:rPrChange>
        </w:rPr>
        <w:t xml:space="preserve"> on February 13, 2015</w:t>
      </w:r>
      <w:r w:rsidDel="00000000" w:rsidR="00000000" w:rsidRPr="00000000">
        <w:rPr>
          <w:vertAlign w:val="superscript"/>
        </w:rPr>
        <w:footnoteReference w:customMarkFollows="0" w:id="2"/>
      </w:r>
      <w:r w:rsidDel="00000000" w:rsidR="00000000" w:rsidRPr="00000000">
        <w:rPr>
          <w:rtl w:val="0"/>
          <w:rPrChange w:author="Moin Syed" w:id="0" w:date="2026-04-30T14:17:19Z">
            <w:rPr/>
          </w:rPrChange>
        </w:rPr>
        <w:t xml:space="preserve">. Liu et al. </w:t>
      </w:r>
      <w:hyperlink r:id="rId35">
        <w:r w:rsidDel="00000000" w:rsidR="00000000" w:rsidRPr="00000000">
          <w:rPr>
            <w:rtl w:val="0"/>
            <w:rPrChange w:author="Moin Syed" w:id="0" w:date="2026-04-30T14:17:19Z">
              <w:rPr/>
            </w:rPrChange>
          </w:rPr>
          <w:t xml:space="preserve">(2025)</w:t>
        </w:r>
      </w:hyperlink>
      <w:r w:rsidDel="00000000" w:rsidR="00000000" w:rsidRPr="00000000">
        <w:rPr>
          <w:rtl w:val="0"/>
          <w:rPrChange w:author="Moin Syed" w:id="0" w:date="2026-04-30T14:17:19Z">
            <w:rPr/>
          </w:rPrChange>
        </w:rPr>
        <w:t xml:space="preserve"> excluded replication studies from their set, as well as articles for which they could not identify a match</w:t>
      </w:r>
      <w:ins w:author="Moin Syed" w:id="106" w:date="2026-04-28T20:22:11Z">
        <w:r w:rsidDel="00000000" w:rsidR="00000000" w:rsidRPr="00000000">
          <w:rPr>
            <w:rtl w:val="0"/>
            <w:rPrChange w:author="Moin Syed" w:id="0" w:date="2026-04-30T14:17:19Z">
              <w:rPr/>
            </w:rPrChange>
          </w:rPr>
          <w:t xml:space="preserve">,</w:t>
        </w:r>
      </w:ins>
      <w:r w:rsidDel="00000000" w:rsidR="00000000" w:rsidRPr="00000000">
        <w:rPr>
          <w:rtl w:val="0"/>
          <w:rPrChange w:author="Moin Syed" w:id="0" w:date="2026-04-30T14:17:19Z">
            <w:rPr/>
          </w:rPrChange>
        </w:rPr>
        <w:t xml:space="preserve"> </w:t>
      </w:r>
      <w:r w:rsidDel="00000000" w:rsidR="00000000" w:rsidRPr="00000000">
        <w:rPr>
          <w:highlight w:val="yellow"/>
          <w:rtl w:val="0"/>
          <w:rPrChange w:author="Moin Syed" w:id="0" w:date="2026-04-30T14:17:19Z">
            <w:rPr/>
          </w:rPrChange>
        </w:rPr>
        <w:t xml:space="preserve">and one article that had been retracted</w:t>
      </w:r>
      <w:r w:rsidDel="00000000" w:rsidR="00000000" w:rsidRPr="00000000">
        <w:rPr>
          <w:rtl w:val="0"/>
          <w:rPrChange w:author="Moin Syed" w:id="0" w:date="2026-04-30T14:17:19Z">
            <w:rPr/>
          </w:rPrChange>
        </w:rPr>
        <w:t xml:space="preserve">, bringing the total for analysis to 119. We also chose to exclude replication studies from the current project, as they have a different function from original research and thus could show disparate patterns. We are, however, using a different match procedure, as described below. For this reason, and as a check on the coding of articles as direct replications,</w:t>
      </w:r>
      <w:ins w:author="Moin Syed" w:id="107" w:date="2026-04-30T13:22:33Z">
        <w:r w:rsidDel="00000000" w:rsidR="00000000" w:rsidRPr="00000000">
          <w:rPr>
            <w:rtl w:val="0"/>
            <w:rPrChange w:author="Moin Syed" w:id="0" w:date="2026-04-30T14:17:19Z">
              <w:rPr/>
            </w:rPrChange>
          </w:rPr>
          <w:t xml:space="preserve"> </w:t>
        </w:r>
      </w:ins>
      <w:r w:rsidDel="00000000" w:rsidR="00000000" w:rsidRPr="00000000">
        <w:rPr>
          <w:rtl w:val="0"/>
          <w:rPrChange w:author="Moin Syed" w:id="0" w:date="2026-04-30T14:17:19Z">
            <w:rPr/>
          </w:rPrChange>
        </w:rPr>
        <w:t xml:space="preserve">the </w:t>
      </w:r>
      <w:del w:author="Moin Syed" w:id="108" w:date="2026-04-28T20:26:04Z">
        <w:r w:rsidDel="00000000" w:rsidR="00000000" w:rsidRPr="00000000">
          <w:rPr>
            <w:rtl w:val="0"/>
            <w:rPrChange w:author="Moin Syed" w:id="0" w:date="2026-04-30T14:17:19Z">
              <w:rPr/>
            </w:rPrChange>
          </w:rPr>
          <w:delText xml:space="preserve">articles </w:delText>
        </w:r>
      </w:del>
      <w:ins w:author="Moin Syed" w:id="108" w:date="2026-04-28T20:26:04Z">
        <w:r w:rsidDel="00000000" w:rsidR="00000000" w:rsidRPr="00000000">
          <w:rPr>
            <w:rtl w:val="0"/>
            <w:rPrChange w:author="Moin Syed" w:id="0" w:date="2026-04-30T14:17:19Z">
              <w:rPr/>
            </w:rPrChange>
          </w:rPr>
          <w:t xml:space="preserve">237 articles </w:t>
        </w:r>
      </w:ins>
      <w:r w:rsidDel="00000000" w:rsidR="00000000" w:rsidRPr="00000000">
        <w:rPr>
          <w:rtl w:val="0"/>
          <w:rPrChange w:author="Moin Syed" w:id="0" w:date="2026-04-30T14:17:19Z">
            <w:rPr/>
          </w:rPrChange>
        </w:rPr>
        <w:t xml:space="preserve">identified by Liu et al. </w:t>
      </w:r>
      <w:hyperlink r:id="rId36">
        <w:r w:rsidDel="00000000" w:rsidR="00000000" w:rsidRPr="00000000">
          <w:rPr>
            <w:rtl w:val="0"/>
            <w:rPrChange w:author="Moin Syed" w:id="0" w:date="2026-04-30T14:17:19Z">
              <w:rPr/>
            </w:rPrChange>
          </w:rPr>
          <w:t xml:space="preserve">(2025)</w:t>
        </w:r>
      </w:hyperlink>
      <w:r w:rsidDel="00000000" w:rsidR="00000000" w:rsidRPr="00000000">
        <w:rPr>
          <w:rtl w:val="0"/>
          <w:rPrChange w:author="Moin Syed" w:id="0" w:date="2026-04-30T14:17:19Z">
            <w:rPr/>
          </w:rPrChange>
        </w:rPr>
        <w:t xml:space="preserve"> </w:t>
      </w:r>
      <w:ins w:author="Moin Syed" w:id="109" w:date="2026-04-27T19:31:28Z">
        <w:r w:rsidDel="00000000" w:rsidR="00000000" w:rsidRPr="00000000">
          <w:rPr>
            <w:rtl w:val="0"/>
            <w:rPrChange w:author="Moin Syed" w:id="0" w:date="2026-04-30T14:17:19Z">
              <w:rPr/>
            </w:rPrChange>
          </w:rPr>
          <w:t xml:space="preserve">was</w:t>
        </w:r>
      </w:ins>
      <w:del w:author="Moin Syed" w:id="109" w:date="2026-04-27T19:31:28Z">
        <w:r w:rsidDel="00000000" w:rsidR="00000000" w:rsidRPr="00000000">
          <w:rPr>
            <w:rtl w:val="0"/>
            <w:rPrChange w:author="Moin Syed" w:id="0" w:date="2026-04-30T14:17:19Z">
              <w:rPr/>
            </w:rPrChange>
          </w:rPr>
          <w:delText xml:space="preserve">will be</w:delText>
        </w:r>
      </w:del>
      <w:r w:rsidDel="00000000" w:rsidR="00000000" w:rsidRPr="00000000">
        <w:rPr>
          <w:rtl w:val="0"/>
          <w:rPrChange w:author="Moin Syed" w:id="0" w:date="2026-04-30T14:17:19Z">
            <w:rPr/>
          </w:rPrChange>
        </w:rPr>
        <w:t xml:space="preserve"> our initial set (see list at </w:t>
      </w:r>
      <w:hyperlink r:id="rId37">
        <w:r w:rsidDel="00000000" w:rsidR="00000000" w:rsidRPr="00000000">
          <w:rPr>
            <w:color w:val="1155cc"/>
            <w:u w:val="single"/>
            <w:rtl w:val="0"/>
            <w:rPrChange w:author="Moin Syed" w:id="0" w:date="2026-04-30T14:17:19Z">
              <w:rPr>
                <w:color w:val="1155cc"/>
                <w:u w:val="single"/>
              </w:rPr>
            </w:rPrChange>
          </w:rPr>
          <w:t xml:space="preserve">https://osf.io/xmdv7</w:t>
        </w:r>
      </w:hyperlink>
      <w:r w:rsidDel="00000000" w:rsidR="00000000" w:rsidRPr="00000000">
        <w:rPr>
          <w:rtl w:val="0"/>
          <w:rPrChange w:author="Moin Syed" w:id="0" w:date="2026-04-30T14:17:19Z">
            <w:rPr/>
          </w:rPrChange>
        </w:rPr>
        <w:t xml:space="preserve">)</w:t>
      </w:r>
      <w:ins w:author="Moin Syed" w:id="110" w:date="2026-04-28T20:26:25Z">
        <w:r w:rsidDel="00000000" w:rsidR="00000000" w:rsidRPr="00000000">
          <w:rPr>
            <w:rtl w:val="0"/>
            <w:rPrChange w:author="Moin Syed" w:id="0" w:date="2026-04-30T14:17:19Z">
              <w:rPr/>
            </w:rPrChange>
          </w:rPr>
          <w:t xml:space="preserve">. This set </w:t>
        </w:r>
      </w:ins>
      <w:del w:author="Moin Syed" w:id="110" w:date="2026-04-28T20:26:25Z">
        <w:r w:rsidDel="00000000" w:rsidR="00000000" w:rsidRPr="00000000">
          <w:rPr>
            <w:rtl w:val="0"/>
            <w:rPrChange w:author="Moin Syed" w:id="0" w:date="2026-04-30T14:17:19Z">
              <w:rPr/>
            </w:rPrChange>
          </w:rPr>
          <w:delText xml:space="preserve">, which</w:delText>
        </w:r>
      </w:del>
      <w:del w:author="Moin Syed" w:id="111" w:date="2026-04-27T19:22:37Z">
        <w:r w:rsidDel="00000000" w:rsidR="00000000" w:rsidRPr="00000000">
          <w:rPr>
            <w:rtl w:val="0"/>
            <w:rPrChange w:author="Moin Syed" w:id="0" w:date="2026-04-30T14:17:19Z">
              <w:rPr/>
            </w:rPrChange>
          </w:rPr>
          <w:delText xml:space="preserve"> </w:delText>
        </w:r>
      </w:del>
      <w:ins w:author="Moin Syed" w:id="111" w:date="2026-04-27T19:22:37Z">
        <w:r w:rsidDel="00000000" w:rsidR="00000000" w:rsidRPr="00000000">
          <w:rPr>
            <w:rtl w:val="0"/>
            <w:rPrChange w:author="Moin Syed" w:id="0" w:date="2026-04-30T14:17:19Z">
              <w:rPr/>
            </w:rPrChange>
          </w:rPr>
          <w:t xml:space="preserve">was then</w:t>
        </w:r>
      </w:ins>
      <w:del w:author="Moin Syed" w:id="111" w:date="2026-04-27T19:22:37Z">
        <w:r w:rsidDel="00000000" w:rsidR="00000000" w:rsidRPr="00000000">
          <w:rPr>
            <w:rtl w:val="0"/>
            <w:rPrChange w:author="Moin Syed" w:id="0" w:date="2026-04-30T14:17:19Z">
              <w:rPr/>
            </w:rPrChange>
          </w:rPr>
          <w:delText xml:space="preserve">will be</w:delText>
        </w:r>
      </w:del>
      <w:r w:rsidDel="00000000" w:rsidR="00000000" w:rsidRPr="00000000">
        <w:rPr>
          <w:rtl w:val="0"/>
          <w:rPrChange w:author="Moin Syed" w:id="0" w:date="2026-04-30T14:17:19Z">
            <w:rPr/>
          </w:rPrChange>
        </w:rPr>
        <w:t xml:space="preserve"> augmented by a</w:t>
      </w:r>
      <w:ins w:author="Moin Syed" w:id="112" w:date="2026-04-27T19:22:42Z">
        <w:r w:rsidDel="00000000" w:rsidR="00000000" w:rsidRPr="00000000">
          <w:rPr>
            <w:rtl w:val="0"/>
            <w:rPrChange w:author="Moin Syed" w:id="0" w:date="2026-04-30T14:17:19Z">
              <w:rPr/>
            </w:rPrChange>
          </w:rPr>
          <w:t xml:space="preserve"> </w:t>
        </w:r>
      </w:ins>
      <w:del w:author="Moin Syed" w:id="112" w:date="2026-04-27T19:22:42Z">
        <w:r w:rsidDel="00000000" w:rsidR="00000000" w:rsidRPr="00000000">
          <w:rPr>
            <w:rtl w:val="0"/>
            <w:rPrChange w:author="Moin Syed" w:id="0" w:date="2026-04-30T14:17:19Z">
              <w:rPr/>
            </w:rPrChange>
          </w:rPr>
          <w:delText xml:space="preserve"> manual</w:delText>
        </w:r>
      </w:del>
      <w:r w:rsidDel="00000000" w:rsidR="00000000" w:rsidRPr="00000000">
        <w:rPr>
          <w:rtl w:val="0"/>
          <w:rPrChange w:author="Moin Syed" w:id="0" w:date="2026-04-30T14:17:19Z">
            <w:rPr/>
          </w:rPrChange>
        </w:rPr>
        <w:t xml:space="preserve"> search </w:t>
      </w:r>
      <w:ins w:author="Moin Syed" w:id="113" w:date="2026-04-27T19:22:50Z">
        <w:r w:rsidDel="00000000" w:rsidR="00000000" w:rsidRPr="00000000">
          <w:rPr>
            <w:rtl w:val="0"/>
            <w:rPrChange w:author="Moin Syed" w:id="0" w:date="2026-04-30T14:17:19Z">
              <w:rPr/>
            </w:rPrChange>
          </w:rPr>
          <w:t xml:space="preserve">in Web of Science </w:t>
        </w:r>
      </w:ins>
      <w:del w:author="Moin Syed" w:id="113" w:date="2026-04-27T19:22:50Z">
        <w:r w:rsidDel="00000000" w:rsidR="00000000" w:rsidRPr="00000000">
          <w:rPr>
            <w:rtl w:val="0"/>
            <w:rPrChange w:author="Moin Syed" w:id="0" w:date="2026-04-30T14:17:19Z">
              <w:rPr/>
            </w:rPrChange>
          </w:rPr>
          <w:delText xml:space="preserve">of the table of contents o</w:delText>
        </w:r>
      </w:del>
      <w:r w:rsidDel="00000000" w:rsidR="00000000" w:rsidRPr="00000000">
        <w:rPr>
          <w:rtl w:val="0"/>
          <w:rPrChange w:author="Moin Syed" w:id="0" w:date="2026-04-30T14:17:19Z">
            <w:rPr/>
          </w:rPrChange>
        </w:rPr>
        <w:t xml:space="preserve">f </w:t>
      </w:r>
      <w:ins w:author="Moin Syed" w:id="114" w:date="2026-04-27T19:33:20Z">
        <w:r w:rsidDel="00000000" w:rsidR="00000000" w:rsidRPr="00000000">
          <w:rPr>
            <w:rtl w:val="0"/>
            <w:rPrChange w:author="Moin Syed" w:id="0" w:date="2026-04-30T14:17:19Z">
              <w:rPr/>
            </w:rPrChange>
          </w:rPr>
          <w:t xml:space="preserve">of </w:t>
        </w:r>
      </w:ins>
      <w:r w:rsidDel="00000000" w:rsidR="00000000" w:rsidRPr="00000000">
        <w:rPr>
          <w:rtl w:val="0"/>
          <w:rPrChange w:author="Moin Syed" w:id="0" w:date="2026-04-30T14:17:19Z">
            <w:rPr/>
          </w:rPrChange>
        </w:rPr>
        <w:t xml:space="preserve">the 47 journals for additional Registered Reports published between April 1, 2023 and April 1, 2026</w:t>
      </w:r>
      <w:ins w:author="Moin Syed" w:id="115" w:date="2026-04-27T19:23:13Z">
        <w:r w:rsidDel="00000000" w:rsidR="00000000" w:rsidRPr="00000000">
          <w:rPr>
            <w:rtl w:val="0"/>
            <w:rPrChange w:author="Moin Syed" w:id="0" w:date="2026-04-30T14:17:19Z">
              <w:rPr/>
            </w:rPrChange>
          </w:rPr>
          <w:t xml:space="preserve"> (see </w:t>
        </w:r>
        <w:r w:rsidDel="00000000" w:rsidR="00000000" w:rsidRPr="00000000">
          <w:fldChar w:fldCharType="begin"/>
        </w:r>
        <w:r w:rsidDel="00000000" w:rsidR="00000000" w:rsidRPr="00000000">
          <w:instrText xml:space="preserve">HYPERLINK "https://osf.io/4vbtq/"</w:instrText>
        </w:r>
        <w:r w:rsidDel="00000000" w:rsidR="00000000" w:rsidRPr="00000000">
          <w:fldChar w:fldCharType="separate"/>
        </w:r>
        <w:r w:rsidDel="00000000" w:rsidR="00000000" w:rsidRPr="00000000">
          <w:rPr>
            <w:rtl w:val="0"/>
            <w:rPrChange w:author="Moin Syed" w:id="0" w:date="2026-04-30T14:17:19Z">
              <w:rPr>
                <w:color w:val="1155cc"/>
                <w:u w:val="single"/>
              </w:rPr>
            </w:rPrChange>
          </w:rPr>
          <w:t xml:space="preserve">https://osf.io/4vbtq/</w:t>
        </w:r>
        <w:r w:rsidDel="00000000" w:rsidR="00000000" w:rsidRPr="00000000">
          <w:fldChar w:fldCharType="end"/>
        </w:r>
        <w:r w:rsidDel="00000000" w:rsidR="00000000" w:rsidRPr="00000000">
          <w:rPr>
            <w:rtl w:val="0"/>
            <w:rPrChange w:author="Moin Syed" w:id="0" w:date="2026-04-30T14:17:19Z">
              <w:rPr/>
            </w:rPrChange>
          </w:rPr>
          <w:t xml:space="preserve">for search and screening details)</w:t>
        </w:r>
      </w:ins>
      <w:r w:rsidDel="00000000" w:rsidR="00000000" w:rsidRPr="00000000">
        <w:rPr>
          <w:rtl w:val="0"/>
          <w:rPrChange w:author="Moin Syed" w:id="0" w:date="2026-04-30T14:17:19Z">
            <w:rPr/>
          </w:rPrChange>
        </w:rPr>
        <w:t xml:space="preserve">. </w:t>
      </w:r>
      <w:ins w:author="Moin Syed" w:id="116" w:date="2026-04-27T19:32:14Z">
        <w:r w:rsidDel="00000000" w:rsidR="00000000" w:rsidRPr="00000000">
          <w:rPr>
            <w:rtl w:val="0"/>
            <w:rPrChange w:author="Moin Syed" w:id="0" w:date="2026-04-30T14:17:19Z">
              <w:rPr/>
            </w:rPrChange>
          </w:rPr>
          <w:t xml:space="preserve">After screening, t</w:t>
        </w:r>
        <w:r w:rsidDel="00000000" w:rsidR="00000000" w:rsidRPr="00000000">
          <w:rPr>
            <w:rtl w:val="0"/>
            <w:rPrChange w:author="Moin Syed" w:id="117" w:date="2026-04-27T19:32:14Z">
              <w:rPr/>
            </w:rPrChange>
          </w:rPr>
          <w:t xml:space="preserve">his led to an additional 111 articles. </w:t>
        </w:r>
      </w:ins>
      <w:del w:author="Moin Syed" w:id="116" w:date="2026-04-27T19:32:14Z">
        <w:r w:rsidDel="00000000" w:rsidR="00000000" w:rsidRPr="00000000">
          <w:rPr>
            <w:rtl w:val="0"/>
            <w:rPrChange w:author="Moin Syed" w:id="117" w:date="2026-04-27T19:32:14Z">
              <w:rPr/>
            </w:rPrChange>
          </w:rPr>
          <w:delText xml:space="preserve">Any additional Registered Reports identified will be added to the Liu et al. set.</w:delText>
        </w:r>
      </w:del>
      <w:r w:rsidDel="00000000" w:rsidR="00000000" w:rsidRPr="00000000">
        <w:rPr>
          <w:rtl w:val="0"/>
          <w:rPrChange w:author="Moin Syed" w:id="0" w:date="2026-04-30T14:17:19Z">
            <w:rPr/>
          </w:rPrChange>
        </w:rPr>
        <w:t xml:space="preserve"> </w:t>
      </w:r>
      <w:r w:rsidDel="00000000" w:rsidR="00000000" w:rsidRPr="00000000">
        <w:rPr>
          <w:rtl w:val="0"/>
          <w:rPrChange w:author="Moin Syed" w:id="0" w:date="2026-04-30T14:17:19Z">
            <w:rPr/>
          </w:rPrChange>
        </w:rPr>
        <w:t xml:space="preserve">All articles included in this </w:t>
      </w:r>
      <w:ins w:author="Moin Syed" w:id="118" w:date="2026-04-27T19:33:49Z">
        <w:r w:rsidDel="00000000" w:rsidR="00000000" w:rsidRPr="00000000">
          <w:rPr>
            <w:rtl w:val="0"/>
            <w:rPrChange w:author="Moin Syed" w:id="0" w:date="2026-04-30T14:17:19Z">
              <w:rPr/>
            </w:rPrChange>
          </w:rPr>
          <w:t xml:space="preserve">combined set (</w:t>
        </w:r>
        <w:r w:rsidDel="00000000" w:rsidR="00000000" w:rsidRPr="00000000">
          <w:rPr>
            <w:i w:val="1"/>
            <w:iCs w:val="1"/>
            <w:rtl w:val="0"/>
            <w:rPrChange w:author="Moin Syed" w:id="119" w:date="2026-04-27T19:33:49Z">
              <w:rPr/>
            </w:rPrChange>
          </w:rPr>
          <w:t xml:space="preserve">N</w:t>
        </w:r>
        <w:r w:rsidDel="00000000" w:rsidR="00000000" w:rsidRPr="00000000">
          <w:rPr>
            <w:rtl w:val="0"/>
            <w:rPrChange w:author="Moin Syed" w:id="0" w:date="2026-04-30T14:17:19Z">
              <w:rPr/>
            </w:rPrChange>
          </w:rPr>
          <w:t xml:space="preserve"> = 348) </w:t>
        </w:r>
      </w:ins>
      <w:r w:rsidDel="00000000" w:rsidR="00000000" w:rsidRPr="00000000">
        <w:rPr>
          <w:rtl w:val="0"/>
          <w:rPrChange w:author="Moin Syed" w:id="0" w:date="2026-04-30T14:17:19Z">
            <w:rPr/>
          </w:rPrChange>
        </w:rPr>
        <w:t xml:space="preserve">set will be examined by the authorship team to ensure they meet the criteria of a Registered Report given previously</w:t>
      </w:r>
      <w:ins w:author="Moin Syed" w:id="120" w:date="2026-04-28T13:17:01Z">
        <w:r w:rsidDel="00000000" w:rsidR="00000000" w:rsidRPr="00000000">
          <w:rPr>
            <w:vertAlign w:val="superscript"/>
          </w:rPr>
          <w:footnoteReference w:customMarkFollows="0" w:id="3"/>
        </w:r>
      </w:ins>
      <w:r w:rsidDel="00000000" w:rsidR="00000000" w:rsidRPr="00000000">
        <w:rPr>
          <w:rtl w:val="0"/>
          <w:rPrChange w:author="Moin Syed" w:id="0" w:date="2026-04-30T14:17:19Z">
            <w:rPr/>
          </w:rPrChange>
        </w:rPr>
        <w:t xml:space="preserve">.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ind w:firstLine="720"/>
        <w:rPr>
          <w:rPrChange w:author="Moin Syed" w:id="0" w:date="2026-04-30T14:17:19Z">
            <w:rPr/>
          </w:rPrChange>
        </w:rPr>
      </w:pPr>
      <w:r w:rsidDel="00000000" w:rsidR="00000000" w:rsidRPr="00000000">
        <w:rPr>
          <w:rtl w:val="0"/>
          <w:rPrChange w:author="Moin Syed" w:id="0" w:date="2026-04-30T14:17:19Z">
            <w:rPr/>
          </w:rPrChange>
        </w:rPr>
        <w:t xml:space="preserve">From this final set</w:t>
      </w:r>
      <w:ins w:author="Moin Syed" w:id="121" w:date="2026-04-27T19:34:09Z">
        <w:r w:rsidDel="00000000" w:rsidR="00000000" w:rsidRPr="00000000">
          <w:rPr>
            <w:rtl w:val="0"/>
            <w:rPrChange w:author="Moin Syed" w:id="0" w:date="2026-04-30T14:17:19Z">
              <w:rPr/>
            </w:rPrChange>
          </w:rPr>
          <w:t xml:space="preserve"> </w:t>
        </w:r>
      </w:ins>
      <w:del w:author="Moin Syed" w:id="121" w:date="2026-04-27T19:34:09Z">
        <w:r w:rsidDel="00000000" w:rsidR="00000000" w:rsidRPr="00000000">
          <w:rPr>
            <w:rtl w:val="0"/>
            <w:rPrChange w:author="Moin Syed" w:id="0" w:date="2026-04-30T14:17:19Z">
              <w:rPr/>
            </w:rPrChange>
          </w:rPr>
          <w:delText xml:space="preserve">, which should consist of at least 200 articles,</w:delText>
        </w:r>
      </w:del>
      <w:r w:rsidDel="00000000" w:rsidR="00000000" w:rsidRPr="00000000">
        <w:rPr>
          <w:rtl w:val="0"/>
          <w:rPrChange w:author="Moin Syed" w:id="0" w:date="2026-04-30T14:17:19Z">
            <w:rPr/>
          </w:rPrChange>
        </w:rPr>
        <w:t xml:space="preserve"> we will randomly select </w:t>
      </w:r>
      <w:ins w:author="Moin Syed" w:id="122" w:date="2026-04-28T20:27:23Z">
        <w:r w:rsidDel="00000000" w:rsidR="00000000" w:rsidRPr="00000000">
          <w:rPr>
            <w:rtl w:val="0"/>
            <w:rPrChange w:author="Moin Syed" w:id="0" w:date="2026-04-30T14:17:19Z">
              <w:rPr/>
            </w:rPrChange>
          </w:rPr>
          <w:t xml:space="preserve">100</w:t>
        </w:r>
      </w:ins>
      <w:del w:author="Moin Syed" w:id="122" w:date="2026-04-28T20:27:23Z">
        <w:r w:rsidDel="00000000" w:rsidR="00000000" w:rsidRPr="00000000">
          <w:rPr>
            <w:rtl w:val="0"/>
            <w:rPrChange w:author="Moin Syed" w:id="0" w:date="2026-04-30T14:17:19Z">
              <w:rPr/>
            </w:rPrChange>
          </w:rPr>
          <w:delText xml:space="preserve">75</w:delText>
        </w:r>
      </w:del>
      <w:r w:rsidDel="00000000" w:rsidR="00000000" w:rsidRPr="00000000">
        <w:rPr>
          <w:rtl w:val="0"/>
          <w:rPrChange w:author="Moin Syed" w:id="0" w:date="2026-04-30T14:17:19Z">
            <w:rPr/>
          </w:rPrChange>
        </w:rPr>
        <w:t xml:space="preserve"> articles for further analysis. Using these </w:t>
      </w:r>
      <w:ins w:author="Moin Syed" w:id="123" w:date="2026-04-28T20:27:26Z">
        <w:r w:rsidDel="00000000" w:rsidR="00000000" w:rsidRPr="00000000">
          <w:rPr>
            <w:rtl w:val="0"/>
            <w:rPrChange w:author="Moin Syed" w:id="0" w:date="2026-04-30T14:17:19Z">
              <w:rPr/>
            </w:rPrChange>
          </w:rPr>
          <w:t xml:space="preserve">100</w:t>
        </w:r>
      </w:ins>
      <w:del w:author="Moin Syed" w:id="123" w:date="2026-04-28T20:27:26Z">
        <w:r w:rsidDel="00000000" w:rsidR="00000000" w:rsidRPr="00000000">
          <w:rPr>
            <w:rtl w:val="0"/>
            <w:rPrChange w:author="Moin Syed" w:id="0" w:date="2026-04-30T14:17:19Z">
              <w:rPr/>
            </w:rPrChange>
          </w:rPr>
          <w:delText xml:space="preserve">75</w:delText>
        </w:r>
      </w:del>
      <w:r w:rsidDel="00000000" w:rsidR="00000000" w:rsidRPr="00000000">
        <w:rPr>
          <w:rtl w:val="0"/>
          <w:rPrChange w:author="Moin Syed" w:id="0" w:date="2026-04-30T14:17:19Z">
            <w:rPr/>
          </w:rPrChange>
        </w:rPr>
        <w:t xml:space="preserve">, we will locate companion articles for the </w:t>
      </w:r>
      <w:ins w:author="Moin Syed" w:id="124" w:date="2026-04-28T20:27:29Z">
        <w:r w:rsidDel="00000000" w:rsidR="00000000" w:rsidRPr="00000000">
          <w:rPr>
            <w:rtl w:val="0"/>
            <w:rPrChange w:author="Moin Syed" w:id="0" w:date="2026-04-30T14:17:19Z">
              <w:rPr/>
            </w:rPrChange>
          </w:rPr>
          <w:t xml:space="preserve">100 </w:t>
        </w:r>
      </w:ins>
      <w:del w:author="Moin Syed" w:id="124" w:date="2026-04-28T20:27:29Z">
        <w:r w:rsidDel="00000000" w:rsidR="00000000" w:rsidRPr="00000000">
          <w:rPr>
            <w:rtl w:val="0"/>
            <w:rPrChange w:author="Moin Syed" w:id="0" w:date="2026-04-30T14:17:19Z">
              <w:rPr/>
            </w:rPrChange>
          </w:rPr>
          <w:delText xml:space="preserve">75 </w:delText>
        </w:r>
      </w:del>
      <w:r w:rsidDel="00000000" w:rsidR="00000000" w:rsidRPr="00000000">
        <w:rPr>
          <w:rtl w:val="0"/>
          <w:rPrChange w:author="Moin Syed" w:id="0" w:date="2026-04-30T14:17:19Z">
            <w:rPr/>
          </w:rPrChange>
        </w:rPr>
        <w:t xml:space="preserve">preregistered and </w:t>
      </w:r>
      <w:ins w:author="Moin Syed" w:id="125" w:date="2026-04-28T20:27:37Z">
        <w:r w:rsidDel="00000000" w:rsidR="00000000" w:rsidRPr="00000000">
          <w:rPr>
            <w:rtl w:val="0"/>
            <w:rPrChange w:author="Moin Syed" w:id="0" w:date="2026-04-30T14:17:19Z">
              <w:rPr/>
            </w:rPrChange>
          </w:rPr>
          <w:t xml:space="preserve">100 </w:t>
        </w:r>
      </w:ins>
      <w:del w:author="Moin Syed" w:id="125" w:date="2026-04-28T20:27:37Z">
        <w:r w:rsidDel="00000000" w:rsidR="00000000" w:rsidRPr="00000000">
          <w:rPr>
            <w:rtl w:val="0"/>
            <w:rPrChange w:author="Moin Syed" w:id="0" w:date="2026-04-30T14:17:19Z">
              <w:rPr/>
            </w:rPrChange>
          </w:rPr>
          <w:delText xml:space="preserve">150 </w:delText>
        </w:r>
      </w:del>
      <w:r w:rsidDel="00000000" w:rsidR="00000000" w:rsidRPr="00000000">
        <w:rPr>
          <w:rtl w:val="0"/>
          <w:rPrChange w:author="Moin Syed" w:id="0" w:date="2026-04-30T14:17:19Z">
            <w:rPr/>
          </w:rPrChange>
        </w:rPr>
        <w:t xml:space="preserve">traditional articles</w:t>
      </w:r>
      <w:del w:author="Moin Syed" w:id="126" w:date="2026-04-28T20:27:41Z">
        <w:r w:rsidDel="00000000" w:rsidR="00000000" w:rsidRPr="00000000">
          <w:rPr>
            <w:rtl w:val="0"/>
            <w:rPrChange w:author="Moin Syed" w:id="0" w:date="2026-04-30T14:17:19Z">
              <w:rPr/>
            </w:rPrChange>
          </w:rPr>
          <w:delText xml:space="preserve"> (75 of each group)</w:delText>
        </w:r>
      </w:del>
      <w:r w:rsidDel="00000000" w:rsidR="00000000" w:rsidRPr="00000000">
        <w:rPr>
          <w:rtl w:val="0"/>
          <w:rPrChange w:author="Moin Syed" w:id="0" w:date="2026-04-30T14:17:19Z">
            <w:rPr/>
          </w:rPrChange>
        </w:rPr>
        <w:t xml:space="preserve">. The total sample of articles will be 300 across the </w:t>
      </w:r>
      <w:ins w:author="Moin Syed" w:id="127" w:date="2026-04-28T20:27:50Z">
        <w:r w:rsidDel="00000000" w:rsidR="00000000" w:rsidRPr="00000000">
          <w:rPr>
            <w:rtl w:val="0"/>
            <w:rPrChange w:author="Moin Syed" w:id="0" w:date="2026-04-30T14:17:19Z">
              <w:rPr/>
            </w:rPrChange>
          </w:rPr>
          <w:t xml:space="preserve">three </w:t>
        </w:r>
      </w:ins>
      <w:del w:author="Moin Syed" w:id="127" w:date="2026-04-28T20:27:50Z">
        <w:r w:rsidDel="00000000" w:rsidR="00000000" w:rsidRPr="00000000">
          <w:rPr>
            <w:rtl w:val="0"/>
            <w:rPrChange w:author="Moin Syed" w:id="0" w:date="2026-04-30T14:17:19Z">
              <w:rPr/>
            </w:rPrChange>
          </w:rPr>
          <w:delText xml:space="preserve">four </w:delText>
        </w:r>
      </w:del>
      <w:r w:rsidDel="00000000" w:rsidR="00000000" w:rsidRPr="00000000">
        <w:rPr>
          <w:rtl w:val="0"/>
          <w:rPrChange w:author="Moin Syed" w:id="0" w:date="2026-04-30T14:17:19Z">
            <w:rPr/>
          </w:rPrChange>
        </w:rPr>
        <w:t xml:space="preserve">types, which is informed by our power analysis (described in the subsequent section).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firstLine="720"/>
        <w:rPr>
          <w:rPrChange w:author="Moin Syed" w:id="0" w:date="2026-04-30T14:17:19Z">
            <w:rPr/>
          </w:rPrChange>
        </w:rPr>
      </w:pPr>
      <w:r w:rsidDel="00000000" w:rsidR="00000000" w:rsidRPr="00000000">
        <w:rPr>
          <w:rtl w:val="0"/>
          <w:rPrChange w:author="Moin Syed" w:id="0" w:date="2026-04-30T14:17:19Z">
            <w:rPr/>
          </w:rPrChange>
        </w:rPr>
        <w:t xml:space="preserve">Companion articles will be selected based on the following criteria, modified from the criteria used by O’Mahony </w:t>
      </w:r>
      <w:hyperlink r:id="rId38">
        <w:r w:rsidDel="00000000" w:rsidR="00000000" w:rsidRPr="00000000">
          <w:rPr>
            <w:rtl w:val="0"/>
            <w:rPrChange w:author="Moin Syed" w:id="0" w:date="2026-04-30T14:17:19Z">
              <w:rPr/>
            </w:rPrChange>
          </w:rPr>
          <w:t xml:space="preserve">(2023)</w:t>
        </w:r>
      </w:hyperlink>
      <w:r w:rsidDel="00000000" w:rsidR="00000000" w:rsidRPr="00000000">
        <w:rPr>
          <w:rtl w:val="0"/>
          <w:rPrChange w:author="Moin Syed" w:id="0" w:date="2026-04-30T14:17:19Z">
            <w:rPr/>
          </w:rPrChange>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ind w:firstLine="720"/>
        <w:rPr>
          <w:rPrChange w:author="Moin Syed" w:id="0" w:date="2026-04-30T14:17:19Z">
            <w:rPr/>
          </w:rPrChange>
        </w:rPr>
      </w:pPr>
      <w:r w:rsidDel="00000000" w:rsidR="00000000" w:rsidRPr="00000000">
        <w:rPr>
          <w:i w:val="1"/>
          <w:iCs w:val="1"/>
          <w:rtl w:val="0"/>
          <w:rPrChange w:author="Moin Syed" w:id="0" w:date="2026-04-30T14:17:19Z">
            <w:rPr>
              <w:i w:val="1"/>
              <w:iCs w:val="1"/>
            </w:rPr>
          </w:rPrChange>
        </w:rPr>
        <w:t xml:space="preserve">Journal </w:t>
      </w:r>
      <w:r w:rsidDel="00000000" w:rsidR="00000000" w:rsidRPr="00000000">
        <w:rPr>
          <w:rtl w:val="0"/>
          <w:rPrChange w:author="Moin Syed" w:id="0" w:date="2026-04-30T14:17:19Z">
            <w:rPr/>
          </w:rPrChange>
        </w:rPr>
        <w:t xml:space="preserve">- the companion articles must be selected from the same journal as the Registered Report.</w:t>
      </w:r>
    </w:p>
    <w:p w:rsidR="00000000" w:rsidDel="00000000" w:rsidP="00000000" w:rsidRDefault="00000000" w:rsidRPr="00000000" w14:paraId="00000074">
      <w:pPr>
        <w:rPr>
          <w:i w:val="1"/>
          <w:iCs w:val="1"/>
        </w:rPr>
      </w:pPr>
      <w:r w:rsidDel="00000000" w:rsidR="00000000" w:rsidRPr="00000000">
        <w:rPr>
          <w:rtl w:val="0"/>
        </w:rPr>
      </w:r>
    </w:p>
    <w:p w:rsidR="00000000" w:rsidDel="00000000" w:rsidP="00000000" w:rsidRDefault="00000000" w:rsidRPr="00000000" w14:paraId="00000075">
      <w:pPr>
        <w:ind w:firstLine="720"/>
        <w:rPr>
          <w:rPrChange w:author="Moin Syed" w:id="0" w:date="2026-04-30T14:17:19Z">
            <w:rPr/>
          </w:rPrChange>
        </w:rPr>
      </w:pPr>
      <w:r w:rsidDel="00000000" w:rsidR="00000000" w:rsidRPr="00000000">
        <w:rPr>
          <w:i w:val="1"/>
          <w:iCs w:val="1"/>
          <w:rtl w:val="0"/>
          <w:rPrChange w:author="Moin Syed" w:id="0" w:date="2026-04-30T14:17:19Z">
            <w:rPr>
              <w:i w:val="1"/>
              <w:iCs w:val="1"/>
            </w:rPr>
          </w:rPrChange>
        </w:rPr>
        <w:t xml:space="preserve">Timeframe </w:t>
      </w:r>
      <w:r w:rsidDel="00000000" w:rsidR="00000000" w:rsidRPr="00000000">
        <w:rPr>
          <w:rtl w:val="0"/>
          <w:rPrChange w:author="Moin Syed" w:id="0" w:date="2026-04-30T14:17:19Z">
            <w:rPr/>
          </w:rPrChange>
        </w:rPr>
        <w:t xml:space="preserve">- The companion articles should be selected from the same issue as the Registered Report. If no companion article is available in the same issue, we will examine the prior issue. If none is available in the prior issue, we will examine the subsequent issue. We will continue this process </w:t>
      </w:r>
      <w:ins w:author="Caroline Armstrong" w:id="128" w:date="2026-04-30T16:48:50Z">
        <w:r w:rsidDel="00000000" w:rsidR="00000000" w:rsidRPr="00000000">
          <w:rPr>
            <w:rtl w:val="0"/>
            <w:rPrChange w:author="Moin Syed" w:id="0" w:date="2026-04-30T14:17:19Z">
              <w:rPr/>
            </w:rPrChange>
          </w:rPr>
          <w:t xml:space="preserve">of alternately looking through the next prior and subsequent issues </w:t>
        </w:r>
      </w:ins>
      <w:r w:rsidDel="00000000" w:rsidR="00000000" w:rsidRPr="00000000">
        <w:rPr>
          <w:rtl w:val="0"/>
          <w:rPrChange w:author="Moin Syed" w:id="0" w:date="2026-04-30T14:17:19Z">
            <w:rPr/>
          </w:rPrChange>
        </w:rPr>
        <w:t xml:space="preserve">until a companion is identified</w:t>
      </w:r>
      <w:ins w:author="Moin Syed" w:id="129" w:date="2026-04-30T13:23:57Z">
        <w:r w:rsidDel="00000000" w:rsidR="00000000" w:rsidRPr="00000000">
          <w:rPr>
            <w:rtl w:val="0"/>
            <w:rPrChange w:author="Moin Syed" w:id="0" w:date="2026-04-30T14:17:19Z">
              <w:rPr/>
            </w:rPrChange>
          </w:rPr>
          <w:t xml:space="preserve"> that was published in the same year as the Registered Report</w:t>
        </w:r>
      </w:ins>
      <w:r w:rsidDel="00000000" w:rsidR="00000000" w:rsidRPr="00000000">
        <w:rPr>
          <w:rtl w:val="0"/>
          <w:rPrChange w:author="Moin Syed" w:id="0" w:date="2026-04-30T14:17:19Z">
            <w:rPr/>
          </w:rPrChange>
        </w:rPr>
        <w:t xml:space="preserve">. </w:t>
      </w:r>
      <w:del w:author="Moin Syed" w:id="130" w:date="2026-04-30T13:24:49Z">
        <w:r w:rsidDel="00000000" w:rsidR="00000000" w:rsidRPr="00000000">
          <w:rPr>
            <w:i w:val="1"/>
            <w:iCs w:val="1"/>
            <w:rtl w:val="0"/>
            <w:rPrChange w:author="Moin Syed" w:id="0" w:date="2026-04-30T14:17:19Z">
              <w:rPr>
                <w:i w:val="1"/>
                <w:iCs w:val="1"/>
              </w:rPr>
            </w:rPrChange>
          </w:rPr>
          <w:delText xml:space="preserve">Timeframe </w:delText>
        </w:r>
        <w:r w:rsidDel="00000000" w:rsidR="00000000" w:rsidRPr="00000000">
          <w:rPr>
            <w:rtl w:val="0"/>
            <w:rPrChange w:author="Moin Syed" w:id="0" w:date="2026-04-30T14:17:19Z">
              <w:rPr/>
            </w:rPrChange>
          </w:rPr>
          <w:delText xml:space="preserve">of the selected article will be coded as </w:delText>
        </w:r>
        <w:r w:rsidDel="00000000" w:rsidR="00000000" w:rsidRPr="00000000">
          <w:rPr>
            <w:rtl w:val="0"/>
            <w:rPrChange w:author="Moin Syed" w:id="0" w:date="2026-04-30T14:17:19Z">
              <w:rPr/>
            </w:rPrChange>
          </w:rPr>
          <w:delText xml:space="preserve">1 - same issue, 2 - within two issues on either side, 3 - within four issues on either side, or 4 - more than five issues apart.</w:delText>
        </w:r>
        <w:r w:rsidDel="00000000" w:rsidR="00000000" w:rsidRPr="00000000">
          <w:rPr>
            <w:rtl w:val="0"/>
            <w:rPrChange w:author="Moin Syed" w:id="0" w:date="2026-04-30T14:17:19Z">
              <w:rPr/>
            </w:rPrChange>
          </w:rPr>
          <w:delText xml:space="preserve"> </w:delText>
        </w:r>
      </w:del>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ind w:firstLine="720"/>
        <w:rPr>
          <w:rPrChange w:author="Moin Syed" w:id="0" w:date="2026-04-30T14:17:19Z">
            <w:rPr/>
          </w:rPrChange>
        </w:rPr>
      </w:pPr>
      <w:r w:rsidDel="00000000" w:rsidR="00000000" w:rsidRPr="00000000">
        <w:rPr>
          <w:i w:val="1"/>
          <w:iCs w:val="1"/>
          <w:rtl w:val="0"/>
          <w:rPrChange w:author="Moin Syed" w:id="0" w:date="2026-04-30T14:17:19Z">
            <w:rPr>
              <w:i w:val="1"/>
              <w:iCs w:val="1"/>
            </w:rPr>
          </w:rPrChange>
        </w:rPr>
        <w:t xml:space="preserve">Topic </w:t>
      </w:r>
      <w:r w:rsidDel="00000000" w:rsidR="00000000" w:rsidRPr="00000000">
        <w:rPr>
          <w:rtl w:val="0"/>
          <w:rPrChange w:author="Moin Syed" w:id="0" w:date="2026-04-30T14:17:19Z">
            <w:rPr/>
          </w:rPrChange>
        </w:rPr>
        <w:t xml:space="preserve">- The companion articles should generally be the same substantive topic of the Registered Report, broadly conceived. </w:t>
      </w:r>
      <w:r w:rsidDel="00000000" w:rsidR="00000000" w:rsidRPr="00000000">
        <w:rPr>
          <w:i w:val="1"/>
          <w:iCs w:val="1"/>
          <w:rtl w:val="0"/>
          <w:rPrChange w:author="Moin Syed" w:id="0" w:date="2026-04-30T14:17:19Z">
            <w:rPr>
              <w:i w:val="1"/>
              <w:iCs w:val="1"/>
            </w:rPr>
          </w:rPrChange>
        </w:rPr>
        <w:t xml:space="preserve">Topic </w:t>
      </w:r>
      <w:r w:rsidDel="00000000" w:rsidR="00000000" w:rsidRPr="00000000">
        <w:rPr>
          <w:rtl w:val="0"/>
          <w:rPrChange w:author="Moin Syed" w:id="0" w:date="2026-04-30T14:17:19Z">
            <w:rPr/>
          </w:rPrChange>
        </w:rPr>
        <w:t xml:space="preserve">will be coded as 1 - very similar (e.g., both focused on </w:t>
      </w:r>
      <w:ins w:author="Caroline Armstrong" w:id="131" w:date="2026-04-30T16:49:58Z">
        <w:r w:rsidDel="00000000" w:rsidR="00000000" w:rsidRPr="00000000">
          <w:rPr>
            <w:rtl w:val="0"/>
            <w:rPrChange w:author="Moin Syed" w:id="0" w:date="2026-04-30T14:17:19Z">
              <w:rPr/>
            </w:rPrChange>
          </w:rPr>
          <w:t xml:space="preserve">risk </w:t>
        </w:r>
      </w:ins>
      <w:r w:rsidDel="00000000" w:rsidR="00000000" w:rsidRPr="00000000">
        <w:rPr>
          <w:rtl w:val="0"/>
          <w:rPrChange w:author="Moin Syed" w:id="0" w:date="2026-04-30T14:17:19Z">
            <w:rPr/>
          </w:rPrChange>
        </w:rPr>
        <w:t xml:space="preserve">factors related to depression), 2 - </w:t>
      </w:r>
      <w:ins w:author="Moin Syed" w:id="132" w:date="2026-04-28T13:19:26Z">
        <w:r w:rsidDel="00000000" w:rsidR="00000000" w:rsidRPr="00000000">
          <w:rPr>
            <w:rtl w:val="0"/>
            <w:rPrChange w:author="Moin Syed" w:id="0" w:date="2026-04-30T14:17:19Z">
              <w:rPr/>
            </w:rPrChange>
          </w:rPr>
          <w:t xml:space="preserve">mostly </w:t>
        </w:r>
      </w:ins>
      <w:del w:author="Moin Syed" w:id="132" w:date="2026-04-28T13:19:26Z">
        <w:r w:rsidDel="00000000" w:rsidR="00000000" w:rsidRPr="00000000">
          <w:rPr>
            <w:rtl w:val="0"/>
            <w:rPrChange w:author="Moin Syed" w:id="0" w:date="2026-04-30T14:17:19Z">
              <w:rPr/>
            </w:rPrChange>
          </w:rPr>
          <w:delText xml:space="preserve">somewhat </w:delText>
        </w:r>
      </w:del>
      <w:r w:rsidDel="00000000" w:rsidR="00000000" w:rsidRPr="00000000">
        <w:rPr>
          <w:rtl w:val="0"/>
          <w:rPrChange w:author="Moin Syed" w:id="0" w:date="2026-04-30T14:17:19Z">
            <w:rPr/>
          </w:rPrChange>
        </w:rPr>
        <w:t xml:space="preserve">similar (e.g., both focused on </w:t>
      </w:r>
      <w:ins w:author="Caroline Armstrong" w:id="133" w:date="2026-04-30T16:50:01Z">
        <w:r w:rsidDel="00000000" w:rsidR="00000000" w:rsidRPr="00000000">
          <w:rPr>
            <w:rtl w:val="0"/>
            <w:rPrChange w:author="Moin Syed" w:id="0" w:date="2026-04-30T14:17:19Z">
              <w:rPr/>
            </w:rPrChange>
          </w:rPr>
          <w:t xml:space="preserve">risk factors for </w:t>
        </w:r>
      </w:ins>
      <w:r w:rsidDel="00000000" w:rsidR="00000000" w:rsidRPr="00000000">
        <w:rPr>
          <w:rtl w:val="0"/>
          <w:rPrChange w:author="Moin Syed" w:id="0" w:date="2026-04-30T14:17:19Z">
            <w:rPr/>
          </w:rPrChange>
        </w:rPr>
        <w:t xml:space="preserve">psychopathology), or 3 - </w:t>
      </w:r>
      <w:ins w:author="Moin Syed" w:id="134" w:date="2026-04-28T13:19:31Z">
        <w:r w:rsidDel="00000000" w:rsidR="00000000" w:rsidRPr="00000000">
          <w:rPr>
            <w:rtl w:val="0"/>
            <w:rPrChange w:author="Moin Syed" w:id="0" w:date="2026-04-30T14:17:19Z">
              <w:rPr/>
            </w:rPrChange>
          </w:rPr>
          <w:t xml:space="preserve">somewhat</w:t>
        </w:r>
      </w:ins>
      <w:del w:author="Moin Syed" w:id="134" w:date="2026-04-28T13:19:31Z">
        <w:r w:rsidDel="00000000" w:rsidR="00000000" w:rsidRPr="00000000">
          <w:rPr>
            <w:rtl w:val="0"/>
            <w:rPrChange w:author="Moin Syed" w:id="0" w:date="2026-04-30T14:17:19Z">
              <w:rPr/>
            </w:rPrChange>
          </w:rPr>
          <w:delText xml:space="preserve">not</w:delText>
        </w:r>
      </w:del>
      <w:r w:rsidDel="00000000" w:rsidR="00000000" w:rsidRPr="00000000">
        <w:rPr>
          <w:rtl w:val="0"/>
          <w:rPrChange w:author="Moin Syed" w:id="0" w:date="2026-04-30T14:17:19Z">
            <w:rPr/>
          </w:rPrChange>
        </w:rPr>
        <w:t xml:space="preserve"> similar (e.g., both are related to </w:t>
      </w:r>
      <w:ins w:author="Caroline Armstrong" w:id="135" w:date="2026-04-30T16:50:09Z">
        <w:commentRangeStart w:id="12"/>
        <w:commentRangeStart w:id="13"/>
        <w:r w:rsidDel="00000000" w:rsidR="00000000" w:rsidRPr="00000000">
          <w:rPr>
            <w:rtl w:val="0"/>
            <w:rPrChange w:author="Moin Syed" w:id="0" w:date="2026-04-30T14:17:19Z">
              <w:rPr/>
            </w:rPrChange>
          </w:rPr>
          <w:t xml:space="preserve">psychopathology</w:t>
        </w:r>
      </w:ins>
      <w:del w:author="Caroline Armstrong" w:id="135" w:date="2026-04-30T16:50:09Z">
        <w:commentRangeEnd w:id="12"/>
        <w:r w:rsidDel="00000000" w:rsidR="00000000" w:rsidRPr="00000000">
          <w:commentReference w:id="12"/>
        </w:r>
        <w:commentRangeEnd w:id="13"/>
        <w:r w:rsidDel="00000000" w:rsidR="00000000" w:rsidRPr="00000000">
          <w:commentReference w:id="13"/>
        </w:r>
        <w:r w:rsidDel="00000000" w:rsidR="00000000" w:rsidRPr="00000000">
          <w:rPr>
            <w:rtl w:val="0"/>
            <w:rPrChange w:author="Moin Syed" w:id="0" w:date="2026-04-30T14:17:19Z">
              <w:rPr/>
            </w:rPrChange>
          </w:rPr>
          <w:delText xml:space="preserve">clinical psychology</w:delText>
        </w:r>
      </w:del>
      <w:r w:rsidDel="00000000" w:rsidR="00000000" w:rsidRPr="00000000">
        <w:rPr>
          <w:rtl w:val="0"/>
          <w:rPrChange w:author="Moin Syed" w:id="0" w:date="2026-04-30T14:17:19Z">
            <w:rPr/>
          </w:rPrChange>
        </w:rPr>
        <w:t xml:space="preserve">).</w:t>
      </w:r>
      <w:r w:rsidDel="00000000" w:rsidR="00000000" w:rsidRPr="00000000">
        <w:rPr>
          <w:rtl w:val="0"/>
          <w:rPrChange w:author="Moin Syed" w:id="0" w:date="2026-04-30T14:17:19Z">
            <w:rPr/>
          </w:rPrChange>
        </w:rPr>
        <w:t xml:space="preserve"> Ideally, all included articles would have a rating of 1 or 2</w:t>
      </w:r>
      <w:ins w:author="Moin Syed" w:id="136" w:date="2026-04-30T13:25:27Z">
        <w:r w:rsidDel="00000000" w:rsidR="00000000" w:rsidRPr="00000000">
          <w:rPr>
            <w:rtl w:val="0"/>
            <w:rPrChange w:author="Moin Syed" w:id="0" w:date="2026-04-30T14:17:19Z">
              <w:rPr/>
            </w:rPrChange>
          </w:rPr>
          <w:t xml:space="preserve">, but 3s will be acceptable if needed to ensure that we select articles published in the same year as the Registered Report. </w:t>
        </w:r>
      </w:ins>
      <w:del w:author="Moin Syed" w:id="136" w:date="2026-04-30T13:25:27Z">
        <w:r w:rsidDel="00000000" w:rsidR="00000000" w:rsidRPr="00000000">
          <w:rPr>
            <w:rtl w:val="0"/>
            <w:rPrChange w:author="Moin Syed" w:id="0" w:date="2026-04-30T14:17:19Z">
              <w:rPr/>
            </w:rPrChange>
          </w:rPr>
          <w:delText xml:space="preserve">. However, </w:delText>
        </w:r>
        <w:r w:rsidDel="00000000" w:rsidR="00000000" w:rsidRPr="00000000">
          <w:rPr>
            <w:i w:val="1"/>
            <w:iCs w:val="1"/>
            <w:rtl w:val="0"/>
            <w:rPrChange w:author="Moin Syed" w:id="0" w:date="2026-04-30T14:17:19Z">
              <w:rPr>
                <w:i w:val="1"/>
                <w:iCs w:val="1"/>
              </w:rPr>
            </w:rPrChange>
          </w:rPr>
          <w:delText xml:space="preserve">Topic </w:delText>
        </w:r>
        <w:r w:rsidDel="00000000" w:rsidR="00000000" w:rsidRPr="00000000">
          <w:rPr>
            <w:rtl w:val="0"/>
            <w:rPrChange w:author="Moin Syed" w:id="0" w:date="2026-04-30T14:17:19Z">
              <w:rPr/>
            </w:rPrChange>
          </w:rPr>
          <w:delText xml:space="preserve">is of secondary importance to </w:delText>
        </w:r>
        <w:r w:rsidDel="00000000" w:rsidR="00000000" w:rsidRPr="00000000">
          <w:rPr>
            <w:i w:val="1"/>
            <w:iCs w:val="1"/>
            <w:rtl w:val="0"/>
            <w:rPrChange w:author="Moin Syed" w:id="0" w:date="2026-04-30T14:17:19Z">
              <w:rPr>
                <w:i w:val="1"/>
                <w:iCs w:val="1"/>
              </w:rPr>
            </w:rPrChange>
          </w:rPr>
          <w:delText xml:space="preserve">Timeframe </w:delText>
        </w:r>
        <w:r w:rsidDel="00000000" w:rsidR="00000000" w:rsidRPr="00000000">
          <w:rPr>
            <w:rtl w:val="0"/>
            <w:rPrChange w:author="Moin Syed" w:id="0" w:date="2026-04-30T14:17:19Z">
              <w:rPr/>
            </w:rPrChange>
          </w:rPr>
          <w:delText xml:space="preserve">, so a rating of 3 for </w:delText>
        </w:r>
        <w:r w:rsidDel="00000000" w:rsidR="00000000" w:rsidRPr="00000000">
          <w:rPr>
            <w:i w:val="1"/>
            <w:iCs w:val="1"/>
            <w:rtl w:val="0"/>
            <w:rPrChange w:author="Moin Syed" w:id="0" w:date="2026-04-30T14:17:19Z">
              <w:rPr>
                <w:i w:val="1"/>
                <w:iCs w:val="1"/>
              </w:rPr>
            </w:rPrChange>
          </w:rPr>
          <w:delText xml:space="preserve">Topic </w:delText>
        </w:r>
        <w:r w:rsidDel="00000000" w:rsidR="00000000" w:rsidRPr="00000000">
          <w:rPr>
            <w:rtl w:val="0"/>
            <w:rPrChange w:author="Moin Syed" w:id="0" w:date="2026-04-30T14:17:19Z">
              <w:rPr/>
            </w:rPrChange>
          </w:rPr>
          <w:delText xml:space="preserve">will be acceptable if it allows </w:delText>
        </w:r>
        <w:r w:rsidDel="00000000" w:rsidR="00000000" w:rsidRPr="00000000">
          <w:rPr>
            <w:i w:val="1"/>
            <w:iCs w:val="1"/>
            <w:rtl w:val="0"/>
            <w:rPrChange w:author="Moin Syed" w:id="0" w:date="2026-04-30T14:17:19Z">
              <w:rPr>
                <w:i w:val="1"/>
                <w:iCs w:val="1"/>
              </w:rPr>
            </w:rPrChange>
          </w:rPr>
          <w:delText xml:space="preserve">Timeframe </w:delText>
        </w:r>
        <w:r w:rsidDel="00000000" w:rsidR="00000000" w:rsidRPr="00000000">
          <w:rPr>
            <w:rtl w:val="0"/>
            <w:rPrChange w:author="Moin Syed" w:id="0" w:date="2026-04-30T14:17:19Z">
              <w:rPr/>
            </w:rPrChange>
          </w:rPr>
          <w:delText xml:space="preserve">to remain 2 or lower. </w:delText>
        </w:r>
      </w:del>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firstLine="720"/>
        <w:rPr>
          <w:rPrChange w:author="Moin Syed" w:id="0" w:date="2026-04-30T14:17:19Z">
            <w:rPr/>
          </w:rPrChange>
        </w:rPr>
      </w:pPr>
      <w:r w:rsidDel="00000000" w:rsidR="00000000" w:rsidRPr="00000000">
        <w:rPr>
          <w:i w:val="1"/>
          <w:iCs w:val="1"/>
          <w:rtl w:val="0"/>
          <w:rPrChange w:author="Moin Syed" w:id="0" w:date="2026-04-30T14:17:19Z">
            <w:rPr>
              <w:i w:val="1"/>
              <w:iCs w:val="1"/>
            </w:rPr>
          </w:rPrChange>
        </w:rPr>
        <w:t xml:space="preserve">Design </w:t>
      </w:r>
      <w:r w:rsidDel="00000000" w:rsidR="00000000" w:rsidRPr="00000000">
        <w:rPr>
          <w:rtl w:val="0"/>
          <w:rPrChange w:author="Moin Syed" w:id="0" w:date="2026-04-30T14:17:19Z">
            <w:rPr/>
          </w:rPrChange>
        </w:rPr>
        <w:t xml:space="preserve">- The companion articles should generally be the same design, for example experimental, intervention, observationa</w:t>
      </w:r>
      <w:ins w:author="Moin Syed" w:id="137" w:date="2026-04-28T13:20:48Z">
        <w:r w:rsidDel="00000000" w:rsidR="00000000" w:rsidRPr="00000000">
          <w:rPr>
            <w:rtl w:val="0"/>
            <w:rPrChange w:author="Moin Syed" w:id="0" w:date="2026-04-30T14:17:19Z">
              <w:rPr/>
            </w:rPrChange>
          </w:rPr>
          <w:t xml:space="preserve">l, or </w:t>
        </w:r>
      </w:ins>
      <w:ins w:author="Moin Syed" w:id="138" w:date="2026-04-28T13:20:20Z">
        <w:r w:rsidDel="00000000" w:rsidR="00000000" w:rsidRPr="00000000">
          <w:rPr>
            <w:rtl w:val="0"/>
            <w:rPrChange w:author="Moin Syed" w:id="0" w:date="2026-04-30T14:17:19Z">
              <w:rPr/>
            </w:rPrChange>
          </w:rPr>
          <w:t xml:space="preserve">longitudinal</w:t>
        </w:r>
      </w:ins>
      <w:ins w:author="Moin Syed" w:id="137" w:date="2026-04-28T13:20:48Z">
        <w:del w:author="Moin Syed" w:id="138" w:date="2026-04-28T13:20:20Z">
          <w:r w:rsidDel="00000000" w:rsidR="00000000" w:rsidRPr="00000000">
            <w:rPr>
              <w:rtl w:val="0"/>
              <w:rPrChange w:author="Moin Syed" w:id="0" w:date="2026-04-30T14:17:19Z">
                <w:rPr/>
              </w:rPrChange>
            </w:rPr>
            <w:delText xml:space="preserve">longitudinal</w:delText>
          </w:r>
        </w:del>
      </w:ins>
      <w:del w:author="Moin Syed" w:id="138" w:date="2026-04-28T13:20:20Z">
        <w:r w:rsidDel="00000000" w:rsidR="00000000" w:rsidRPr="00000000">
          <w:rPr>
            <w:rtl w:val="0"/>
            <w:rPrChange w:author="Moin Syed" w:id="0" w:date="2026-04-30T14:17:19Z">
              <w:rPr/>
            </w:rPrChange>
          </w:rPr>
          <w:delText xml:space="preserve">l</w:delText>
        </w:r>
        <w:r w:rsidDel="00000000" w:rsidR="00000000" w:rsidRPr="00000000">
          <w:rPr>
            <w:rtl w:val="0"/>
            <w:rPrChange w:author="Moin Syed" w:id="0" w:date="2026-04-30T14:17:19Z">
              <w:rPr/>
            </w:rPrChange>
          </w:rPr>
          <w:delText xml:space="preserve">, qualitative, or meta-analysis</w:delText>
        </w:r>
      </w:del>
      <w:r w:rsidDel="00000000" w:rsidR="00000000" w:rsidRPr="00000000">
        <w:rPr>
          <w:rtl w:val="0"/>
          <w:rPrChange w:author="Moin Syed" w:id="0" w:date="2026-04-30T14:17:19Z">
            <w:rPr/>
          </w:rPrChange>
        </w:rPr>
        <w:t xml:space="preserve">. </w:t>
      </w:r>
      <w:r w:rsidDel="00000000" w:rsidR="00000000" w:rsidRPr="00000000">
        <w:rPr>
          <w:i w:val="1"/>
          <w:iCs w:val="1"/>
          <w:rtl w:val="0"/>
          <w:rPrChange w:author="Moin Syed" w:id="0" w:date="2026-04-30T14:17:19Z">
            <w:rPr>
              <w:i w:val="1"/>
              <w:iCs w:val="1"/>
            </w:rPr>
          </w:rPrChange>
        </w:rPr>
        <w:t xml:space="preserve">Design </w:t>
      </w:r>
      <w:r w:rsidDel="00000000" w:rsidR="00000000" w:rsidRPr="00000000">
        <w:rPr>
          <w:rtl w:val="0"/>
          <w:rPrChange w:author="Moin Syed" w:id="0" w:date="2026-04-30T14:17:19Z">
            <w:rPr/>
          </w:rPrChange>
        </w:rPr>
        <w:t xml:space="preserve">will be coded as 1 - very similar, 2 - somewhat similar, or 3 - not similar. Ideally, all included articles would have a rating of 1 or 2</w:t>
      </w:r>
      <w:ins w:author="Moin Syed" w:id="139" w:date="2026-04-30T13:26:38Z">
        <w:r w:rsidDel="00000000" w:rsidR="00000000" w:rsidRPr="00000000">
          <w:rPr>
            <w:rtl w:val="0"/>
            <w:rPrChange w:author="Moin Syed" w:id="0" w:date="2026-04-30T14:17:19Z">
              <w:rPr/>
            </w:rPrChange>
          </w:rPr>
          <w:t xml:space="preserve">, but 3s will be acceptable if needed to ensure that we select articles published in the same year as the Registered Report.</w:t>
        </w:r>
      </w:ins>
      <w:del w:author="Moin Syed" w:id="139" w:date="2026-04-30T13:26:38Z">
        <w:r w:rsidDel="00000000" w:rsidR="00000000" w:rsidRPr="00000000">
          <w:rPr>
            <w:rtl w:val="0"/>
            <w:rPrChange w:author="Moin Syed" w:id="0" w:date="2026-04-30T14:17:19Z">
              <w:rPr/>
            </w:rPrChange>
          </w:rPr>
          <w:delText xml:space="preserve">. However, </w:delText>
        </w:r>
        <w:r w:rsidDel="00000000" w:rsidR="00000000" w:rsidRPr="00000000">
          <w:rPr>
            <w:i w:val="1"/>
            <w:iCs w:val="1"/>
            <w:rtl w:val="0"/>
            <w:rPrChange w:author="Moin Syed" w:id="0" w:date="2026-04-30T14:17:19Z">
              <w:rPr>
                <w:i w:val="1"/>
                <w:iCs w:val="1"/>
              </w:rPr>
            </w:rPrChange>
          </w:rPr>
          <w:delText xml:space="preserve">Design </w:delText>
        </w:r>
        <w:r w:rsidDel="00000000" w:rsidR="00000000" w:rsidRPr="00000000">
          <w:rPr>
            <w:rtl w:val="0"/>
            <w:rPrChange w:author="Moin Syed" w:id="0" w:date="2026-04-30T14:17:19Z">
              <w:rPr/>
            </w:rPrChange>
          </w:rPr>
          <w:delText xml:space="preserve">is of secondary importance to </w:delText>
        </w:r>
        <w:r w:rsidDel="00000000" w:rsidR="00000000" w:rsidRPr="00000000">
          <w:rPr>
            <w:i w:val="1"/>
            <w:iCs w:val="1"/>
            <w:rtl w:val="0"/>
            <w:rPrChange w:author="Moin Syed" w:id="0" w:date="2026-04-30T14:17:19Z">
              <w:rPr>
                <w:i w:val="1"/>
                <w:iCs w:val="1"/>
              </w:rPr>
            </w:rPrChange>
          </w:rPr>
          <w:delText xml:space="preserve">Timeframe</w:delText>
        </w:r>
        <w:r w:rsidDel="00000000" w:rsidR="00000000" w:rsidRPr="00000000">
          <w:rPr>
            <w:rtl w:val="0"/>
            <w:rPrChange w:author="Moin Syed" w:id="0" w:date="2026-04-30T14:17:19Z">
              <w:rPr/>
            </w:rPrChange>
          </w:rPr>
          <w:delText xml:space="preserve">, so a rating of 3 for </w:delText>
        </w:r>
        <w:r w:rsidDel="00000000" w:rsidR="00000000" w:rsidRPr="00000000">
          <w:rPr>
            <w:i w:val="1"/>
            <w:iCs w:val="1"/>
            <w:rtl w:val="0"/>
            <w:rPrChange w:author="Moin Syed" w:id="0" w:date="2026-04-30T14:17:19Z">
              <w:rPr>
                <w:i w:val="1"/>
                <w:iCs w:val="1"/>
              </w:rPr>
            </w:rPrChange>
          </w:rPr>
          <w:delText xml:space="preserve">Design </w:delText>
        </w:r>
        <w:r w:rsidDel="00000000" w:rsidR="00000000" w:rsidRPr="00000000">
          <w:rPr>
            <w:rtl w:val="0"/>
            <w:rPrChange w:author="Moin Syed" w:id="0" w:date="2026-04-30T14:17:19Z">
              <w:rPr/>
            </w:rPrChange>
          </w:rPr>
          <w:delText xml:space="preserve">will be acceptable if it allows </w:delText>
        </w:r>
        <w:r w:rsidDel="00000000" w:rsidR="00000000" w:rsidRPr="00000000">
          <w:rPr>
            <w:i w:val="1"/>
            <w:iCs w:val="1"/>
            <w:rtl w:val="0"/>
            <w:rPrChange w:author="Moin Syed" w:id="0" w:date="2026-04-30T14:17:19Z">
              <w:rPr>
                <w:i w:val="1"/>
                <w:iCs w:val="1"/>
              </w:rPr>
            </w:rPrChange>
          </w:rPr>
          <w:delText xml:space="preserve">Timeframe </w:delText>
        </w:r>
        <w:r w:rsidDel="00000000" w:rsidR="00000000" w:rsidRPr="00000000">
          <w:rPr>
            <w:rtl w:val="0"/>
            <w:rPrChange w:author="Moin Syed" w:id="0" w:date="2026-04-30T14:17:19Z">
              <w:rPr/>
            </w:rPrChange>
          </w:rPr>
          <w:delText xml:space="preserve">to remain 2 or lower. </w:delText>
        </w:r>
      </w:del>
      <w:r w:rsidDel="00000000" w:rsidR="00000000" w:rsidRPr="00000000">
        <w:rPr>
          <w:rtl w:val="0"/>
        </w:rPr>
      </w:r>
    </w:p>
    <w:p w:rsidR="00000000" w:rsidDel="00000000" w:rsidP="00000000" w:rsidRDefault="00000000" w:rsidRPr="00000000" w14:paraId="0000007A">
      <w:pPr>
        <w:rPr>
          <w:ins w:author="Moin Syed" w:id="140" w:date="2026-04-28T20:50:24Z"/>
        </w:rPr>
      </w:pPr>
      <w:ins w:author="Moin Syed" w:id="140" w:date="2026-04-28T20:50:24Z">
        <w:r w:rsidDel="00000000" w:rsidR="00000000" w:rsidRPr="00000000">
          <w:rPr>
            <w:rtl w:val="0"/>
          </w:rPr>
        </w:r>
      </w:ins>
    </w:p>
    <w:p w:rsidR="00000000" w:rsidDel="00000000" w:rsidP="00000000" w:rsidRDefault="00000000" w:rsidRPr="00000000" w14:paraId="0000007B">
      <w:pPr>
        <w:rPr>
          <w:ins w:author="Moin Syed" w:id="140" w:date="2026-04-28T20:50:24Z"/>
          <w:b w:val="1"/>
          <w:bCs w:val="1"/>
          <w:rPrChange w:author="Moin Syed" w:id="0" w:date="2026-04-30T14:17:19Z">
            <w:rPr/>
          </w:rPrChange>
        </w:rPr>
      </w:pPr>
      <w:ins w:author="Moin Syed" w:id="140" w:date="2026-04-28T20:50:24Z">
        <w:r w:rsidDel="00000000" w:rsidR="00000000" w:rsidRPr="00000000">
          <w:rPr>
            <w:b w:val="1"/>
            <w:bCs w:val="1"/>
            <w:rtl w:val="0"/>
            <w:rPrChange w:author="Moin Syed" w:id="0" w:date="2026-04-30T14:17:19Z">
              <w:rPr/>
            </w:rPrChange>
          </w:rPr>
          <w:t xml:space="preserve">Exploratory Article Selection Process</w:t>
        </w:r>
      </w:ins>
    </w:p>
    <w:p w:rsidR="00000000" w:rsidDel="00000000" w:rsidP="00000000" w:rsidRDefault="00000000" w:rsidRPr="00000000" w14:paraId="0000007C">
      <w:pPr>
        <w:rPr>
          <w:ins w:author="Moin Syed" w:id="141" w:date="2026-04-28T20:30:44Z"/>
        </w:rPr>
      </w:pPr>
      <w:ins w:author="Moin Syed" w:id="141" w:date="2026-04-28T20:30:44Z">
        <w:r w:rsidDel="00000000" w:rsidR="00000000" w:rsidRPr="00000000">
          <w:rPr>
            <w:rtl w:val="0"/>
          </w:rPr>
        </w:r>
      </w:ins>
    </w:p>
    <w:p w:rsidR="00000000" w:rsidDel="00000000" w:rsidP="00000000" w:rsidRDefault="00000000" w:rsidRPr="00000000" w14:paraId="0000007D">
      <w:pPr>
        <w:ind w:firstLine="720"/>
        <w:rPr>
          <w:ins w:author="Moin Syed" w:id="141" w:date="2026-04-28T20:30:44Z"/>
          <w:rPrChange w:author="Moin Syed" w:id="0" w:date="2026-04-30T14:17:19Z">
            <w:rPr/>
          </w:rPrChange>
        </w:rPr>
      </w:pPr>
      <w:ins w:author="Moin Syed" w:id="141" w:date="2026-04-28T20:30:44Z">
        <w:r w:rsidDel="00000000" w:rsidR="00000000" w:rsidRPr="00000000">
          <w:rPr>
            <w:rtl w:val="0"/>
            <w:rPrChange w:author="Moin Syed" w:id="0" w:date="2026-04-30T14:17:19Z">
              <w:rPr/>
            </w:rPrChange>
          </w:rPr>
          <w:t xml:space="preserve">We will include three additional sets of articles for exploratory analyses and assessments of generalizability:</w:t>
        </w:r>
      </w:ins>
    </w:p>
    <w:p w:rsidR="00000000" w:rsidDel="00000000" w:rsidP="00000000" w:rsidRDefault="00000000" w:rsidRPr="00000000" w14:paraId="0000007E">
      <w:pPr>
        <w:ind w:firstLine="720"/>
        <w:rPr>
          <w:del w:author="Moin Syed" w:id="141" w:date="2026-04-28T20:30:44Z"/>
        </w:rPr>
        <w:pPrChange w:author="Moin Syed" w:id="0" w:date="2026-04-28T20:30:44Z">
          <w:pPr/>
        </w:pPrChange>
      </w:pPr>
      <w:del w:author="Moin Syed" w:id="141" w:date="2026-04-28T20:30:44Z">
        <w:r w:rsidDel="00000000" w:rsidR="00000000" w:rsidRPr="00000000">
          <w:rPr>
            <w:rtl w:val="0"/>
          </w:rPr>
        </w:r>
      </w:del>
    </w:p>
    <w:p w:rsidR="00000000" w:rsidDel="00000000" w:rsidP="00000000" w:rsidRDefault="00000000" w:rsidRPr="00000000" w14:paraId="0000007F">
      <w:pPr>
        <w:ind w:firstLine="720"/>
        <w:rPr>
          <w:rPrChange w:author="Moin Syed" w:id="0" w:date="2026-04-30T14:17:19Z">
            <w:rPr/>
          </w:rPrChange>
        </w:rPr>
      </w:pPr>
      <w:ins w:author="Caroline Armstrong" w:id="143" w:date="2026-04-30T16:51:44Z">
        <w:r w:rsidDel="00000000" w:rsidR="00000000" w:rsidRPr="00000000">
          <w:rPr>
            <w:rtl w:val="0"/>
          </w:rPr>
          <w:t xml:space="preserve">First, a</w:t>
        </w:r>
      </w:ins>
      <w:ins w:author="Moin Syed" w:id="144" w:date="2026-04-28T20:32:14Z">
        <w:del w:author="Caroline Armstrong" w:id="143" w:date="2026-04-30T16:51:44Z">
          <w:r w:rsidDel="00000000" w:rsidR="00000000" w:rsidRPr="00000000">
            <w:rPr>
              <w:rtl w:val="0"/>
              <w:rPrChange w:author="Moin Syed" w:id="0" w:date="2026-04-30T14:17:19Z">
                <w:rPr/>
              </w:rPrChange>
            </w:rPr>
            <w:delText xml:space="preserve">A</w:delText>
          </w:r>
        </w:del>
        <w:r w:rsidDel="00000000" w:rsidR="00000000" w:rsidRPr="00000000">
          <w:rPr>
            <w:rtl w:val="0"/>
            <w:rPrChange w:author="Moin Syed" w:id="0" w:date="2026-04-30T14:17:19Z">
              <w:rPr/>
            </w:rPrChange>
          </w:rPr>
          <w:t xml:space="preserve">n </w:t>
        </w:r>
      </w:ins>
      <w:del w:author="Moin Syed" w:id="144" w:date="2026-04-28T20:32:14Z">
        <w:r w:rsidDel="00000000" w:rsidR="00000000" w:rsidRPr="00000000">
          <w:rPr>
            <w:rtl w:val="0"/>
            <w:rPrChange w:author="Moin Syed" w:id="0" w:date="2026-04-30T14:17:19Z">
              <w:rPr/>
            </w:rPrChange>
          </w:rPr>
          <w:delText xml:space="preserve">The </w:delText>
        </w:r>
      </w:del>
      <w:r w:rsidDel="00000000" w:rsidR="00000000" w:rsidRPr="00000000">
        <w:rPr>
          <w:rtl w:val="0"/>
          <w:rPrChange w:author="Moin Syed" w:id="0" w:date="2026-04-30T14:17:19Z">
            <w:rPr/>
          </w:rPrChange>
        </w:rPr>
        <w:t xml:space="preserve">additional group of </w:t>
      </w:r>
      <w:ins w:author="Moin Syed" w:id="145" w:date="2026-04-28T20:32:29Z">
        <w:r w:rsidDel="00000000" w:rsidR="00000000" w:rsidRPr="00000000">
          <w:rPr>
            <w:rtl w:val="0"/>
            <w:rPrChange w:author="Moin Syed" w:id="0" w:date="2026-04-30T14:17:19Z">
              <w:rPr/>
            </w:rPrChange>
          </w:rPr>
          <w:t xml:space="preserve">100</w:t>
        </w:r>
      </w:ins>
      <w:del w:author="Moin Syed" w:id="145" w:date="2026-04-28T20:32:29Z">
        <w:r w:rsidDel="00000000" w:rsidR="00000000" w:rsidRPr="00000000">
          <w:rPr>
            <w:rtl w:val="0"/>
            <w:rPrChange w:author="Moin Syed" w:id="0" w:date="2026-04-30T14:17:19Z">
              <w:rPr/>
            </w:rPrChange>
          </w:rPr>
          <w:delText xml:space="preserve">75</w:delText>
        </w:r>
      </w:del>
      <w:r w:rsidDel="00000000" w:rsidR="00000000" w:rsidRPr="00000000">
        <w:rPr>
          <w:rtl w:val="0"/>
          <w:rPrChange w:author="Moin Syed" w:id="0" w:date="2026-04-30T14:17:19Z">
            <w:rPr/>
          </w:rPrChange>
        </w:rPr>
        <w:t xml:space="preserve"> traditional articles published in 2010 will be selected from the same journals as the Registered Reports. Starting with the first issue published in 2010, we will identify an empirical article that matches the previously selected companion traditional articles based on </w:t>
      </w:r>
      <w:r w:rsidDel="00000000" w:rsidR="00000000" w:rsidRPr="00000000">
        <w:rPr>
          <w:i w:val="1"/>
          <w:iCs w:val="1"/>
          <w:rtl w:val="0"/>
          <w:rPrChange w:author="Moin Syed" w:id="0" w:date="2026-04-30T14:17:19Z">
            <w:rPr>
              <w:i w:val="1"/>
              <w:iCs w:val="1"/>
            </w:rPr>
          </w:rPrChange>
        </w:rPr>
        <w:t xml:space="preserve">Topic </w:t>
      </w:r>
      <w:r w:rsidDel="00000000" w:rsidR="00000000" w:rsidRPr="00000000">
        <w:rPr>
          <w:rtl w:val="0"/>
          <w:rPrChange w:author="Moin Syed" w:id="0" w:date="2026-04-30T14:17:19Z">
            <w:rPr/>
          </w:rPrChange>
        </w:rPr>
        <w:t xml:space="preserve">and </w:t>
      </w:r>
      <w:r w:rsidDel="00000000" w:rsidR="00000000" w:rsidRPr="00000000">
        <w:rPr>
          <w:i w:val="1"/>
          <w:iCs w:val="1"/>
          <w:rtl w:val="0"/>
          <w:rPrChange w:author="Moin Syed" w:id="0" w:date="2026-04-30T14:17:19Z">
            <w:rPr>
              <w:i w:val="1"/>
              <w:iCs w:val="1"/>
            </w:rPr>
          </w:rPrChange>
        </w:rPr>
        <w:t xml:space="preserve">Design</w:t>
      </w:r>
      <w:r w:rsidDel="00000000" w:rsidR="00000000" w:rsidRPr="00000000">
        <w:rPr>
          <w:rtl w:val="0"/>
          <w:rPrChange w:author="Moin Syed" w:id="0" w:date="2026-04-30T14:17:19Z">
            <w:rPr/>
          </w:rPrChange>
        </w:rPr>
        <w:t xml:space="preserve">, using the same criteria described above. The selected articles must have a score of at least 2 for each of </w:t>
      </w:r>
      <w:r w:rsidDel="00000000" w:rsidR="00000000" w:rsidRPr="00000000">
        <w:rPr>
          <w:i w:val="1"/>
          <w:iCs w:val="1"/>
          <w:rtl w:val="0"/>
          <w:rPrChange w:author="Moin Syed" w:id="0" w:date="2026-04-30T14:17:19Z">
            <w:rPr>
              <w:i w:val="1"/>
              <w:iCs w:val="1"/>
            </w:rPr>
          </w:rPrChange>
        </w:rPr>
        <w:t xml:space="preserve">Topic </w:t>
      </w:r>
      <w:r w:rsidDel="00000000" w:rsidR="00000000" w:rsidRPr="00000000">
        <w:rPr>
          <w:rtl w:val="0"/>
          <w:rPrChange w:author="Moin Syed" w:id="0" w:date="2026-04-30T14:17:19Z">
            <w:rPr/>
          </w:rPrChange>
        </w:rPr>
        <w:t xml:space="preserve">and </w:t>
      </w:r>
      <w:r w:rsidDel="00000000" w:rsidR="00000000" w:rsidRPr="00000000">
        <w:rPr>
          <w:i w:val="1"/>
          <w:iCs w:val="1"/>
          <w:rtl w:val="0"/>
          <w:rPrChange w:author="Moin Syed" w:id="0" w:date="2026-04-30T14:17:19Z">
            <w:rPr>
              <w:i w:val="1"/>
              <w:iCs w:val="1"/>
            </w:rPr>
          </w:rPrChange>
        </w:rPr>
        <w:t xml:space="preserve">Design</w:t>
      </w:r>
      <w:r w:rsidDel="00000000" w:rsidR="00000000" w:rsidRPr="00000000">
        <w:rPr>
          <w:rtl w:val="0"/>
          <w:rPrChange w:author="Moin Syed" w:id="0" w:date="2026-04-30T14:17:19Z">
            <w:rPr/>
          </w:rPrChange>
        </w:rPr>
        <w:t xml:space="preserve"> to be included.   </w:t>
      </w:r>
    </w:p>
    <w:p w:rsidR="00000000" w:rsidDel="00000000" w:rsidP="00000000" w:rsidRDefault="00000000" w:rsidRPr="00000000" w14:paraId="00000080">
      <w:pPr>
        <w:rPr>
          <w:ins w:author="Moin Syed" w:id="146" w:date="2026-04-28T20:33:01Z"/>
        </w:rPr>
      </w:pPr>
      <w:ins w:author="Moin Syed" w:id="146" w:date="2026-04-28T20:33:01Z">
        <w:r w:rsidDel="00000000" w:rsidR="00000000" w:rsidRPr="00000000">
          <w:rPr>
            <w:rtl w:val="0"/>
          </w:rPr>
        </w:r>
      </w:ins>
    </w:p>
    <w:p w:rsidR="00000000" w:rsidDel="00000000" w:rsidP="00000000" w:rsidRDefault="00000000" w:rsidRPr="00000000" w14:paraId="00000081">
      <w:pPr>
        <w:rPr>
          <w:ins w:author="Moin Syed" w:id="146" w:date="2026-04-28T20:33:01Z"/>
          <w:rPrChange w:author="Moin Syed" w:id="0" w:date="2026-04-30T14:17:19Z">
            <w:rPr/>
          </w:rPrChange>
        </w:rPr>
      </w:pPr>
      <w:ins w:author="Moin Syed" w:id="146" w:date="2026-04-28T20:33:01Z">
        <w:r w:rsidDel="00000000" w:rsidR="00000000" w:rsidRPr="00000000">
          <w:rPr>
            <w:rtl w:val="0"/>
            <w:rPrChange w:author="Moin Syed" w:id="0" w:date="2026-04-30T14:17:19Z">
              <w:rPr/>
            </w:rPrChange>
          </w:rPr>
          <w:tab/>
        </w:r>
      </w:ins>
      <w:ins w:author="Caroline Armstrong" w:id="147" w:date="2026-04-30T16:51:54Z">
        <w:r w:rsidDel="00000000" w:rsidR="00000000" w:rsidRPr="00000000">
          <w:rPr>
            <w:rtl w:val="0"/>
            <w:rPrChange w:author="Moin Syed" w:id="0" w:date="2026-04-30T14:17:19Z">
              <w:rPr/>
            </w:rPrChange>
          </w:rPr>
          <w:t xml:space="preserve">Second, although </w:t>
        </w:r>
      </w:ins>
      <w:ins w:author="Moin Syed" w:id="146" w:date="2026-04-28T20:33:01Z">
        <w:r w:rsidDel="00000000" w:rsidR="00000000" w:rsidRPr="00000000">
          <w:rPr>
            <w:rtl w:val="0"/>
            <w:rPrChange w:author="Moin Syed" w:id="0" w:date="2026-04-30T14:17:19Z">
              <w:rPr/>
            </w:rPrChange>
          </w:rPr>
          <w:t xml:space="preserve">Registered Reports that include a mix of registered and non-registered studies are excluded from the primary analyses</w:t>
        </w:r>
      </w:ins>
      <w:ins w:author="Caroline Armstrong" w:id="148" w:date="2026-04-30T16:52:01Z">
        <w:r w:rsidDel="00000000" w:rsidR="00000000" w:rsidRPr="00000000">
          <w:rPr>
            <w:rtl w:val="0"/>
            <w:rPrChange w:author="Moin Syed" w:id="0" w:date="2026-04-30T14:17:19Z">
              <w:rPr/>
            </w:rPrChange>
          </w:rPr>
          <w:t xml:space="preserve">,</w:t>
        </w:r>
      </w:ins>
      <w:ins w:author="Moin Syed" w:id="146" w:date="2026-04-28T20:33:01Z">
        <w:del w:author="Caroline Armstrong" w:id="148" w:date="2026-04-30T16:52:01Z">
          <w:r w:rsidDel="00000000" w:rsidR="00000000" w:rsidRPr="00000000">
            <w:rPr>
              <w:rtl w:val="0"/>
              <w:rPrChange w:author="Moin Syed" w:id="0" w:date="2026-04-30T14:17:19Z">
                <w:rPr/>
              </w:rPrChange>
            </w:rPr>
            <w:delText xml:space="preserve">. However</w:delText>
          </w:r>
        </w:del>
        <w:r w:rsidDel="00000000" w:rsidR="00000000" w:rsidRPr="00000000">
          <w:rPr>
            <w:rtl w:val="0"/>
            <w:rPrChange w:author="Moin Syed" w:id="0" w:date="2026-04-30T14:17:19Z">
              <w:rPr/>
            </w:rPrChange>
          </w:rPr>
          <w:t xml:space="preserve">, all articles coded as these “partial” Registered Reports will be coded </w:t>
        </w:r>
        <w:r w:rsidDel="00000000" w:rsidR="00000000" w:rsidRPr="00000000">
          <w:rPr>
            <w:rtl w:val="0"/>
            <w:rPrChange w:author="Moin Syed" w:id="0" w:date="2026-04-30T14:17:19Z">
              <w:rPr/>
            </w:rPrChange>
          </w:rPr>
          <w:t xml:space="preserve">separately</w:t>
        </w:r>
        <w:r w:rsidDel="00000000" w:rsidR="00000000" w:rsidRPr="00000000">
          <w:rPr>
            <w:rtl w:val="0"/>
            <w:rPrChange w:author="Moin Syed" w:id="0" w:date="2026-04-30T14:17:19Z">
              <w:rPr/>
            </w:rPrChange>
          </w:rPr>
          <w:t xml:space="preserve"> at the study level, using the same coding process as the primary analyses, to determine any possible within-article variations in exploratory research based on study type. This analysis will only be based on Registered Reports, and thus inferences will be limited to that context. Because these articles will be identified through the coding process, the sample size is unknown. </w:t>
        </w:r>
      </w:ins>
    </w:p>
    <w:p w:rsidR="00000000" w:rsidDel="00000000" w:rsidP="00000000" w:rsidRDefault="00000000" w:rsidRPr="00000000" w14:paraId="00000082">
      <w:pPr>
        <w:rPr>
          <w:ins w:author="Moin Syed" w:id="146" w:date="2026-04-28T20:33:01Z"/>
        </w:rPr>
      </w:pPr>
      <w:ins w:author="Moin Syed" w:id="146" w:date="2026-04-28T20:33:01Z">
        <w:r w:rsidDel="00000000" w:rsidR="00000000" w:rsidRPr="00000000">
          <w:rPr>
            <w:rtl w:val="0"/>
          </w:rPr>
        </w:r>
      </w:ins>
    </w:p>
    <w:p w:rsidR="00000000" w:rsidDel="00000000" w:rsidP="00000000" w:rsidRDefault="00000000" w:rsidRPr="00000000" w14:paraId="00000083">
      <w:pPr>
        <w:rPr>
          <w:ins w:author="Moin Syed" w:id="146" w:date="2026-04-28T20:33:01Z"/>
          <w:rPrChange w:author="Moin Syed" w:id="0" w:date="2026-04-30T14:17:19Z">
            <w:rPr/>
          </w:rPrChange>
        </w:rPr>
      </w:pPr>
      <w:ins w:author="Moin Syed" w:id="146" w:date="2026-04-28T20:33:01Z">
        <w:r w:rsidDel="00000000" w:rsidR="00000000" w:rsidRPr="00000000">
          <w:rPr>
            <w:rtl w:val="0"/>
            <w:rPrChange w:author="Moin Syed" w:id="0" w:date="2026-04-30T14:17:19Z">
              <w:rPr/>
            </w:rPrChange>
          </w:rPr>
          <w:tab/>
          <w:t xml:space="preserve">T</w:t>
        </w:r>
      </w:ins>
      <w:ins w:author="Caroline Armstrong" w:id="149" w:date="2026-04-30T16:52:13Z">
        <w:r w:rsidDel="00000000" w:rsidR="00000000" w:rsidRPr="00000000">
          <w:rPr>
            <w:rtl w:val="0"/>
            <w:rPrChange w:author="Moin Syed" w:id="0" w:date="2026-04-30T14:17:19Z">
              <w:rPr/>
            </w:rPrChange>
          </w:rPr>
          <w:t xml:space="preserve">hird, t</w:t>
        </w:r>
      </w:ins>
      <w:ins w:author="Moin Syed" w:id="146" w:date="2026-04-28T20:33:01Z">
        <w:r w:rsidDel="00000000" w:rsidR="00000000" w:rsidRPr="00000000">
          <w:rPr>
            <w:rtl w:val="0"/>
            <w:rPrChange w:author="Moin Syed" w:id="0" w:date="2026-04-30T14:17:19Z">
              <w:rPr/>
            </w:rPrChange>
          </w:rPr>
          <w:t xml:space="preserve">o assess the implications of using journals that publish Registered Reports as our starting point for article selection, we will select an additional sample (</w:t>
        </w:r>
        <w:r w:rsidDel="00000000" w:rsidR="00000000" w:rsidRPr="00000000">
          <w:rPr>
            <w:i w:val="1"/>
            <w:iCs w:val="1"/>
            <w:rtl w:val="0"/>
            <w:rPrChange w:author="Moin Syed" w:id="0" w:date="2026-04-30T14:17:19Z">
              <w:rPr/>
            </w:rPrChange>
          </w:rPr>
          <w:t xml:space="preserve">n</w:t>
        </w:r>
        <w:r w:rsidDel="00000000" w:rsidR="00000000" w:rsidRPr="00000000">
          <w:rPr>
            <w:rtl w:val="0"/>
            <w:rPrChange w:author="Moin Syed" w:id="0" w:date="2026-04-30T14:17:19Z">
              <w:rPr/>
            </w:rPrChange>
          </w:rPr>
          <w:t xml:space="preserve"> = 25) </w:t>
        </w:r>
        <w:r w:rsidDel="00000000" w:rsidR="00000000" w:rsidRPr="00000000">
          <w:rPr>
            <w:rtl w:val="0"/>
            <w:rPrChange w:author="Moin Syed" w:id="0" w:date="2026-04-30T14:17:19Z">
              <w:rPr/>
            </w:rPrChange>
          </w:rPr>
          <w:t xml:space="preserve">of traditional articles from journals that do not publish Registered Reports. These journals will be selected from the Clarivate Journal Citation Report, </w:t>
        </w:r>
        <w:r w:rsidDel="00000000" w:rsidR="00000000" w:rsidRPr="00000000">
          <w:rPr>
            <w:rtl w:val="0"/>
            <w:rPrChange w:author="Moin Syed" w:id="0" w:date="2026-04-30T14:17:19Z">
              <w:rPr/>
            </w:rPrChange>
          </w:rPr>
          <w:t xml:space="preserve">prioritizing</w:t>
        </w:r>
        <w:r w:rsidDel="00000000" w:rsidR="00000000" w:rsidRPr="00000000">
          <w:rPr>
            <w:rtl w:val="0"/>
            <w:rPrChange w:author="Moin Syed" w:id="0" w:date="2026-04-30T14:17:19Z">
              <w:rPr/>
            </w:rPrChange>
          </w:rPr>
          <w:t xml:space="preserve"> journals with the </w:t>
        </w:r>
        <w:r w:rsidDel="00000000" w:rsidR="00000000" w:rsidRPr="00000000">
          <w:rPr>
            <w:rtl w:val="0"/>
            <w:rPrChange w:author="Moin Syed" w:id="0" w:date="2026-04-30T14:17:19Z">
              <w:rPr/>
            </w:rPrChange>
          </w:rPr>
          <w:t xml:space="preserve">closest</w:t>
        </w:r>
        <w:r w:rsidDel="00000000" w:rsidR="00000000" w:rsidRPr="00000000">
          <w:rPr>
            <w:rtl w:val="0"/>
            <w:rPrChange w:author="Moin Syed" w:id="0" w:date="2026-04-30T14:17:19Z">
              <w:rPr/>
            </w:rPrChange>
          </w:rPr>
          <w:t xml:space="preserve"> journal impact factor within the same category to the target journal as a way to match scope. Once the journals are selected, a random sample of 25 of the 100 traditional articles in the primary set will be selected. These 25 articles will be the basis for finding a match in non-Registered Report journals, based on the criteria for matches described above.  </w:t>
        </w:r>
        <w:r w:rsidDel="00000000" w:rsidR="00000000" w:rsidRPr="00000000">
          <w:rPr>
            <w:rtl w:val="0"/>
          </w:rPr>
        </w:r>
      </w:ins>
    </w:p>
    <w:p w:rsidR="00000000" w:rsidDel="00000000" w:rsidP="00000000" w:rsidRDefault="00000000" w:rsidRPr="00000000" w14:paraId="00000084">
      <w:pPr>
        <w:rPr>
          <w:ins w:author="Moin Syed" w:id="146" w:date="2026-04-28T20:33:01Z"/>
        </w:rPr>
      </w:pPr>
      <w:ins w:author="Moin Syed" w:id="146" w:date="2026-04-28T20:33:01Z">
        <w:r w:rsidDel="00000000" w:rsidR="00000000" w:rsidRPr="00000000">
          <w:rPr>
            <w:rtl w:val="0"/>
          </w:rPr>
        </w:r>
      </w:ins>
    </w:p>
    <w:p w:rsidR="00000000" w:rsidDel="00000000" w:rsidP="00000000" w:rsidRDefault="00000000" w:rsidRPr="00000000" w14:paraId="00000085">
      <w:pPr>
        <w:rPr>
          <w:ins w:author="Moin Syed" w:id="146" w:date="2026-04-28T20:33:01Z"/>
          <w:b w:val="1"/>
          <w:bCs w:val="1"/>
          <w:rPrChange w:author="Moin Syed" w:id="0" w:date="2026-04-30T14:17:19Z">
            <w:rPr/>
          </w:rPrChange>
        </w:rPr>
      </w:pPr>
      <w:ins w:author="Moin Syed" w:id="146" w:date="2026-04-28T20:33:01Z">
        <w:r w:rsidDel="00000000" w:rsidR="00000000" w:rsidRPr="00000000">
          <w:rPr>
            <w:b w:val="1"/>
            <w:bCs w:val="1"/>
            <w:rtl w:val="0"/>
            <w:rPrChange w:author="Moin Syed" w:id="0" w:date="2026-04-30T14:17:19Z">
              <w:rPr/>
            </w:rPrChange>
          </w:rPr>
          <w:t xml:space="preserve">Analysis of Journal Guidelines</w:t>
        </w:r>
      </w:ins>
    </w:p>
    <w:p w:rsidR="00000000" w:rsidDel="00000000" w:rsidP="00000000" w:rsidRDefault="00000000" w:rsidRPr="00000000" w14:paraId="00000086">
      <w:pPr>
        <w:rPr>
          <w:ins w:author="Moin Syed" w:id="146" w:date="2026-04-28T20:33:01Z"/>
        </w:rPr>
      </w:pPr>
      <w:ins w:author="Moin Syed" w:id="146" w:date="2026-04-28T20:33:01Z">
        <w:r w:rsidDel="00000000" w:rsidR="00000000" w:rsidRPr="00000000">
          <w:rPr>
            <w:rtl w:val="0"/>
          </w:rPr>
        </w:r>
      </w:ins>
    </w:p>
    <w:p w:rsidR="00000000" w:rsidDel="00000000" w:rsidP="00000000" w:rsidRDefault="00000000" w:rsidRPr="00000000" w14:paraId="00000087">
      <w:pPr>
        <w:rPr>
          <w:ins w:author="Moin Syed" w:id="146" w:date="2026-04-28T20:33:01Z"/>
          <w:rPrChange w:author="Moin Syed" w:id="0" w:date="2026-04-30T14:17:19Z">
            <w:rPr/>
          </w:rPrChange>
        </w:rPr>
      </w:pPr>
      <w:ins w:author="Moin Syed" w:id="146" w:date="2026-04-28T20:33:01Z">
        <w:r w:rsidDel="00000000" w:rsidR="00000000" w:rsidRPr="00000000">
          <w:rPr>
            <w:rtl w:val="0"/>
            <w:rPrChange w:author="Moin Syed" w:id="0" w:date="2026-04-30T14:17:19Z">
              <w:rPr/>
            </w:rPrChange>
          </w:rPr>
          <w:tab/>
          <w:t xml:space="preserve">Journals differ greatly in both policies and practices related to open science, including standards for clearly and accurately labeling exploratory and confirmatory research. Assessing the direct impact of journal policies on article contents is difficult given that journal policies </w:t>
        </w:r>
        <w:r w:rsidDel="00000000" w:rsidR="00000000" w:rsidRPr="00000000">
          <w:rPr>
            <w:rtl w:val="0"/>
            <w:rPrChange w:author="Moin Syed" w:id="0" w:date="2026-04-30T14:17:19Z">
              <w:rPr/>
            </w:rPrChange>
          </w:rPr>
          <w:t xml:space="preserve">change</w:t>
        </w:r>
        <w:r w:rsidDel="00000000" w:rsidR="00000000" w:rsidRPr="00000000">
          <w:rPr>
            <w:rtl w:val="0"/>
            <w:rPrChange w:author="Moin Syed" w:id="0" w:date="2026-04-30T14:17:19Z">
              <w:rPr/>
            </w:rPrChange>
          </w:rPr>
          <w:t xml:space="preserve"> over time, old policies are rarely archived, and it may not be possible to identify which articles were reviewed under specific policies. One way this will be addressed is by accounting for clustering by journal in the analysis, as described </w:t>
        </w:r>
        <w:r w:rsidDel="00000000" w:rsidR="00000000" w:rsidRPr="00000000">
          <w:rPr>
            <w:rtl w:val="0"/>
            <w:rPrChange w:author="Moin Syed" w:id="0" w:date="2026-04-30T14:17:19Z">
              <w:rPr/>
            </w:rPrChange>
          </w:rPr>
          <w:t xml:space="preserve">subsequently</w:t>
        </w:r>
        <w:r w:rsidDel="00000000" w:rsidR="00000000" w:rsidRPr="00000000">
          <w:rPr>
            <w:rtl w:val="0"/>
            <w:rPrChange w:author="Moin Syed" w:id="0" w:date="2026-04-30T14:17:19Z">
              <w:rPr/>
            </w:rPrChange>
          </w:rPr>
          <w:t xml:space="preserve">. </w:t>
        </w:r>
        <w:commentRangeStart w:id="14"/>
        <w:commentRangeStart w:id="15"/>
        <w:commentRangeStart w:id="16"/>
        <w:r w:rsidDel="00000000" w:rsidR="00000000" w:rsidRPr="00000000">
          <w:rPr>
            <w:rtl w:val="0"/>
            <w:rPrChange w:author="Moin Syed" w:id="0" w:date="2026-04-30T14:17:19Z">
              <w:rPr/>
            </w:rPrChange>
          </w:rPr>
          <w:t xml:space="preserve">Additionally, we will partially address the influence of journal policies by </w:t>
        </w:r>
        <w:r w:rsidDel="00000000" w:rsidR="00000000" w:rsidRPr="00000000">
          <w:rPr>
            <w:rtl w:val="0"/>
            <w:rPrChange w:author="Moin Syed" w:id="0" w:date="2026-04-30T14:17:19Z">
              <w:rPr/>
            </w:rPrChange>
          </w:rPr>
          <w:t xml:space="preserve">conducting</w:t>
        </w:r>
        <w:r w:rsidDel="00000000" w:rsidR="00000000" w:rsidRPr="00000000">
          <w:rPr>
            <w:rtl w:val="0"/>
            <w:rPrChange w:author="Moin Syed" w:id="0" w:date="2026-04-30T14:17:19Z">
              <w:rPr/>
            </w:rPrChange>
          </w:rPr>
          <w:t xml:space="preserve"> an analysis of </w:t>
        </w:r>
        <w:r w:rsidDel="00000000" w:rsidR="00000000" w:rsidRPr="00000000">
          <w:rPr>
            <w:rtl w:val="0"/>
            <w:rPrChange w:author="Moin Syed" w:id="0" w:date="2026-04-30T14:17:19Z">
              <w:rPr/>
            </w:rPrChange>
          </w:rPr>
          <w:t xml:space="preserve">journal policies as indicated on the journal homepages in June 2026 (these will be archived at </w:t>
        </w:r>
        <w:r w:rsidDel="00000000" w:rsidR="00000000" w:rsidRPr="00000000">
          <w:fldChar w:fldCharType="begin"/>
        </w:r>
        <w:r w:rsidDel="00000000" w:rsidR="00000000" w:rsidRPr="00000000">
          <w:instrText xml:space="preserve">HYPERLINK "https://osf.io/4vbtq/"</w:instrText>
        </w:r>
        <w:r w:rsidDel="00000000" w:rsidR="00000000" w:rsidRPr="00000000">
          <w:fldChar w:fldCharType="separate"/>
        </w:r>
        <w:r w:rsidDel="00000000" w:rsidR="00000000" w:rsidRPr="00000000">
          <w:rPr>
            <w:rtl w:val="0"/>
            <w:rPrChange w:author="Moin Syed" w:id="0" w:date="2026-04-30T14:17:19Z">
              <w:rPr>
                <w:color w:val="1155cc"/>
                <w:u w:val="single"/>
              </w:rPr>
            </w:rPrChange>
          </w:rPr>
          <w:t xml:space="preserve">https://osf.io/4vbtq/</w:t>
        </w:r>
        <w:r w:rsidDel="00000000" w:rsidR="00000000" w:rsidRPr="00000000">
          <w:fldChar w:fldCharType="end"/>
        </w:r>
        <w:r w:rsidDel="00000000" w:rsidR="00000000" w:rsidRPr="00000000">
          <w:rPr>
            <w:rtl w:val="0"/>
            <w:rPrChange w:author="Moin Syed" w:id="0" w:date="2026-04-30T14:17:19Z">
              <w:rPr/>
            </w:rPrChange>
          </w:rPr>
          <w:t xml:space="preserve">). </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Change w:author="Moin Syed" w:id="0" w:date="2026-04-30T14:17:19Z">
              <w:rPr/>
            </w:rPrChange>
          </w:rPr>
          <w:t xml:space="preserve">The policies will be coded for whether or not they include any guidance on distinguishin</w:t>
        </w:r>
        <w:r w:rsidDel="00000000" w:rsidR="00000000" w:rsidRPr="00000000">
          <w:rPr>
            <w:rtl w:val="0"/>
            <w:rPrChange w:author="Moin Syed" w:id="0" w:date="2026-04-30T14:17:19Z">
              <w:rPr/>
            </w:rPrChange>
          </w:rPr>
          <w:t xml:space="preserve">g between exploratory and confirmatory analysis (required, suggested, or nothing), and whether this guidance is specified for Registered Reports, preregistered articles, and/or traditional articles.  </w:t>
        </w:r>
      </w:ins>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del w:author="Moin Syed" w:id="150" w:date="2026-04-30T14:17:44Z"/>
          <w:b w:val="1"/>
          <w:bCs w:val="1"/>
          <w:rPrChange w:author="Moin Syed" w:id="0" w:date="2026-04-30T14:17:19Z">
            <w:rPr>
              <w:b w:val="1"/>
              <w:bCs w:val="1"/>
            </w:rPr>
          </w:rPrChange>
        </w:rPr>
      </w:pPr>
      <w:del w:author="Moin Syed" w:id="150" w:date="2026-04-30T14:17:44Z">
        <w:r w:rsidDel="00000000" w:rsidR="00000000" w:rsidRPr="00000000">
          <w:rPr>
            <w:b w:val="1"/>
            <w:bCs w:val="1"/>
            <w:rtl w:val="0"/>
            <w:rPrChange w:author="Moin Syed" w:id="0" w:date="2026-04-30T14:17:19Z">
              <w:rPr>
                <w:b w:val="1"/>
                <w:bCs w:val="1"/>
              </w:rPr>
            </w:rPrChange>
          </w:rPr>
          <w:delText xml:space="preserve">Power Analysis</w:delText>
        </w:r>
      </w:del>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ind w:firstLine="720"/>
        <w:rPr>
          <w:del w:author="Moin Syed" w:id="151" w:date="2026-04-29T02:20:38Z"/>
        </w:rPr>
      </w:pPr>
      <w:del w:author="Moin Syed" w:id="151" w:date="2026-04-29T02:20:38Z">
        <w:r w:rsidDel="00000000" w:rsidR="00000000" w:rsidRPr="00000000">
          <w:rPr>
            <w:rtl w:val="0"/>
            <w:rPrChange w:author="Moin Syed" w:id="0" w:date="2026-04-30T14:17:19Z">
              <w:rPr/>
            </w:rPrChange>
          </w:rPr>
          <w:delText xml:space="preserve">Full details of the power analysis are available at </w:delText>
        </w:r>
        <w:r w:rsidDel="00000000" w:rsidR="00000000" w:rsidRPr="00000000">
          <w:fldChar w:fldCharType="begin"/>
        </w:r>
        <w:r w:rsidDel="00000000" w:rsidR="00000000" w:rsidRPr="00000000">
          <w:delInstrText xml:space="preserve">HYPERLINK "https://osf.io/n9dr6"</w:delInstrText>
        </w:r>
        <w:r w:rsidDel="00000000" w:rsidR="00000000" w:rsidRPr="00000000">
          <w:fldChar w:fldCharType="separate"/>
        </w:r>
        <w:r w:rsidDel="00000000" w:rsidR="00000000" w:rsidRPr="00000000">
          <w:rPr>
            <w:color w:val="1155cc"/>
            <w:u w:val="single"/>
            <w:rtl w:val="0"/>
            <w:rPrChange w:author="Moin Syed" w:id="0" w:date="2026-04-30T14:17:19Z">
              <w:rPr>
                <w:color w:val="1155cc"/>
                <w:u w:val="single"/>
              </w:rPr>
            </w:rPrChange>
          </w:rPr>
          <w:delText xml:space="preserve">https://osf.io/n9dr6</w:delText>
        </w:r>
        <w:r w:rsidDel="00000000" w:rsidR="00000000" w:rsidRPr="00000000">
          <w:fldChar w:fldCharType="end"/>
        </w:r>
        <w:r w:rsidDel="00000000" w:rsidR="00000000" w:rsidRPr="00000000">
          <w:rPr>
            <w:rtl w:val="0"/>
            <w:rPrChange w:author="Moin Syed" w:id="0" w:date="2026-04-30T14:17:19Z">
              <w:rPr/>
            </w:rPrChange>
          </w:rPr>
          <w:delText xml:space="preserve">; here, we provide a summary. The arguments made in the literature that registration will restrict exploratory research has often used extreme language such as that it will “put researchers in chains” </w:delText>
        </w:r>
        <w:r w:rsidDel="00000000" w:rsidR="00000000" w:rsidRPr="00000000">
          <w:fldChar w:fldCharType="begin"/>
        </w:r>
        <w:r w:rsidDel="00000000" w:rsidR="00000000" w:rsidRPr="00000000">
          <w:delInstrText xml:space="preserve">HYPERLINK "https://www.zotero.org/google-docs/?MML8N9"</w:delInstrText>
        </w:r>
        <w:r w:rsidDel="00000000" w:rsidR="00000000" w:rsidRPr="00000000">
          <w:fldChar w:fldCharType="separate"/>
        </w:r>
        <w:r w:rsidDel="00000000" w:rsidR="00000000" w:rsidRPr="00000000">
          <w:rPr>
            <w:rtl w:val="0"/>
            <w:rPrChange w:author="Moin Syed" w:id="0" w:date="2026-04-30T14:17:19Z">
              <w:rPr/>
            </w:rPrChange>
          </w:rPr>
          <w:delText xml:space="preserve">(Scott, 2013)</w:delText>
        </w:r>
        <w:r w:rsidDel="00000000" w:rsidR="00000000" w:rsidRPr="00000000">
          <w:fldChar w:fldCharType="end"/>
        </w:r>
        <w:r w:rsidDel="00000000" w:rsidR="00000000" w:rsidRPr="00000000">
          <w:rPr>
            <w:rtl w:val="0"/>
            <w:rPrChange w:author="Moin Syed" w:id="0" w:date="2026-04-30T14:17:19Z">
              <w:rPr/>
            </w:rPrChange>
          </w:rPr>
          <w:delText xml:space="preserve">, “stifle discovery” </w:delText>
        </w:r>
        <w:r w:rsidDel="00000000" w:rsidR="00000000" w:rsidRPr="00000000">
          <w:fldChar w:fldCharType="begin"/>
        </w:r>
        <w:r w:rsidDel="00000000" w:rsidR="00000000" w:rsidRPr="00000000">
          <w:delInstrText xml:space="preserve">HYPERLINK "https://www.zotero.org/google-docs/?gp4Jc0"</w:delInstrText>
        </w:r>
        <w:r w:rsidDel="00000000" w:rsidR="00000000" w:rsidRPr="00000000">
          <w:fldChar w:fldCharType="separate"/>
        </w:r>
        <w:r w:rsidDel="00000000" w:rsidR="00000000" w:rsidRPr="00000000">
          <w:rPr>
            <w:rtl w:val="0"/>
            <w:rPrChange w:author="Moin Syed" w:id="0" w:date="2026-04-30T14:17:19Z">
              <w:rPr/>
            </w:rPrChange>
          </w:rPr>
          <w:delText xml:space="preserve">(Goldin-Meadow, 2016)</w:delText>
        </w:r>
        <w:r w:rsidDel="00000000" w:rsidR="00000000" w:rsidRPr="00000000">
          <w:fldChar w:fldCharType="end"/>
        </w:r>
        <w:r w:rsidDel="00000000" w:rsidR="00000000" w:rsidRPr="00000000">
          <w:rPr>
            <w:rtl w:val="0"/>
            <w:rPrChange w:author="Moin Syed" w:id="0" w:date="2026-04-30T14:17:19Z">
              <w:rPr/>
            </w:rPrChange>
          </w:rPr>
          <w:delText xml:space="preserve"> and serves as a “stranglehold” on research </w:delText>
        </w:r>
        <w:r w:rsidDel="00000000" w:rsidR="00000000" w:rsidRPr="00000000">
          <w:fldChar w:fldCharType="begin"/>
        </w:r>
        <w:r w:rsidDel="00000000" w:rsidR="00000000" w:rsidRPr="00000000">
          <w:delInstrText xml:space="preserve">HYPERLINK "https://www.zotero.org/google-docs/?IRD6z5"</w:delInstrText>
        </w:r>
        <w:r w:rsidDel="00000000" w:rsidR="00000000" w:rsidRPr="00000000">
          <w:fldChar w:fldCharType="separate"/>
        </w:r>
        <w:r w:rsidDel="00000000" w:rsidR="00000000" w:rsidRPr="00000000">
          <w:rPr>
            <w:rtl w:val="0"/>
            <w:rPrChange w:author="Moin Syed" w:id="0" w:date="2026-04-30T14:17:19Z">
              <w:rPr/>
            </w:rPrChange>
          </w:rPr>
          <w:delText xml:space="preserve">(McDermott, 2022)</w:delText>
        </w:r>
        <w:r w:rsidDel="00000000" w:rsidR="00000000" w:rsidRPr="00000000">
          <w:fldChar w:fldCharType="end"/>
        </w:r>
        <w:r w:rsidDel="00000000" w:rsidR="00000000" w:rsidRPr="00000000">
          <w:rPr>
            <w:rtl w:val="0"/>
            <w:rPrChange w:author="Moin Syed" w:id="0" w:date="2026-04-30T14:17:19Z">
              <w:rPr/>
            </w:rPrChange>
          </w:rPr>
          <w:delText xml:space="preserve">. The severity of this language clearly implies a large effect, that we would see a dramatically lower rate of exploratory work in registered compared to non-registered studies. The only available evidence, however, indicates a moderate difference in the </w:delText>
        </w:r>
        <w:r w:rsidDel="00000000" w:rsidR="00000000" w:rsidRPr="00000000">
          <w:rPr>
            <w:i w:val="1"/>
            <w:iCs w:val="1"/>
            <w:rtl w:val="0"/>
            <w:rPrChange w:author="Moin Syed" w:id="0" w:date="2026-04-30T14:17:19Z">
              <w:rPr>
                <w:i w:val="1"/>
                <w:iCs w:val="1"/>
              </w:rPr>
            </w:rPrChange>
          </w:rPr>
          <w:delText xml:space="preserve">other </w:delText>
        </w:r>
        <w:r w:rsidDel="00000000" w:rsidR="00000000" w:rsidRPr="00000000">
          <w:rPr>
            <w:rtl w:val="0"/>
            <w:rPrChange w:author="Moin Syed" w:id="0" w:date="2026-04-30T14:17:19Z">
              <w:rPr/>
            </w:rPrChange>
          </w:rPr>
          <w:delText xml:space="preserve">direction, with a greater prevalence of exploratory research in Registered Reports compared with standard reports </w:delText>
        </w:r>
        <w:r w:rsidDel="00000000" w:rsidR="00000000" w:rsidRPr="00000000">
          <w:fldChar w:fldCharType="begin"/>
        </w:r>
        <w:r w:rsidDel="00000000" w:rsidR="00000000" w:rsidRPr="00000000">
          <w:delInstrText xml:space="preserve">HYPERLINK "https://www.zotero.org/google-docs/?H9FSwJ"</w:delInstrText>
        </w:r>
        <w:r w:rsidDel="00000000" w:rsidR="00000000" w:rsidRPr="00000000">
          <w:fldChar w:fldCharType="separate"/>
        </w:r>
        <w:r w:rsidDel="00000000" w:rsidR="00000000" w:rsidRPr="00000000">
          <w:rPr>
            <w:rtl w:val="0"/>
            <w:rPrChange w:author="Moin Syed" w:id="0" w:date="2026-04-30T14:17:19Z">
              <w:rPr/>
            </w:rPrChange>
          </w:rPr>
          <w:delText xml:space="preserve">(O’Mahony, 2023)</w:delText>
        </w:r>
        <w:r w:rsidDel="00000000" w:rsidR="00000000" w:rsidRPr="00000000">
          <w:fldChar w:fldCharType="end"/>
        </w:r>
        <w:r w:rsidDel="00000000" w:rsidR="00000000" w:rsidRPr="00000000">
          <w:rPr>
            <w:rtl w:val="0"/>
            <w:rPrChange w:author="Moin Syed" w:id="0" w:date="2026-04-30T14:17:19Z">
              <w:rPr/>
            </w:rPrChange>
          </w:rPr>
          <w:delText xml:space="preserve">. The effect size in O’Mahony </w:delText>
        </w:r>
        <w:r w:rsidDel="00000000" w:rsidR="00000000" w:rsidRPr="00000000">
          <w:fldChar w:fldCharType="begin"/>
        </w:r>
        <w:r w:rsidDel="00000000" w:rsidR="00000000" w:rsidRPr="00000000">
          <w:delInstrText xml:space="preserve">HYPERLINK "https://www.zotero.org/google-docs/?MhiHRw"</w:delInstrText>
        </w:r>
        <w:r w:rsidDel="00000000" w:rsidR="00000000" w:rsidRPr="00000000">
          <w:fldChar w:fldCharType="separate"/>
        </w:r>
        <w:r w:rsidDel="00000000" w:rsidR="00000000" w:rsidRPr="00000000">
          <w:rPr>
            <w:rtl w:val="0"/>
            <w:rPrChange w:author="Moin Syed" w:id="0" w:date="2026-04-30T14:17:19Z">
              <w:rPr/>
            </w:rPrChange>
          </w:rPr>
          <w:delText xml:space="preserve">(2023)</w:delText>
        </w:r>
        <w:r w:rsidDel="00000000" w:rsidR="00000000" w:rsidRPr="00000000">
          <w:fldChar w:fldCharType="end"/>
        </w:r>
        <w:r w:rsidDel="00000000" w:rsidR="00000000" w:rsidRPr="00000000">
          <w:rPr>
            <w:rtl w:val="0"/>
            <w:rPrChange w:author="Moin Syed" w:id="0" w:date="2026-04-30T14:17:19Z">
              <w:rPr/>
            </w:rPrChange>
          </w:rPr>
          <w:delText xml:space="preserve"> is not reported, but we can use the reported test statistic, ꭕ</w:delText>
        </w:r>
        <w:r w:rsidDel="00000000" w:rsidR="00000000" w:rsidRPr="00000000">
          <w:rPr>
            <w:vertAlign w:val="superscript"/>
            <w:rtl w:val="0"/>
            <w:rPrChange w:author="Moin Syed" w:id="0" w:date="2026-04-30T14:17:19Z">
              <w:rPr>
                <w:vertAlign w:val="superscript"/>
              </w:rPr>
            </w:rPrChange>
          </w:rPr>
          <w:delText xml:space="preserve">2</w:delText>
        </w:r>
        <w:r w:rsidDel="00000000" w:rsidR="00000000" w:rsidRPr="00000000">
          <w:rPr>
            <w:rtl w:val="0"/>
            <w:rPrChange w:author="Moin Syed" w:id="0" w:date="2026-04-30T14:17:19Z">
              <w:rPr/>
            </w:rPrChange>
          </w:rPr>
          <w:delText xml:space="preserve">(1, </w:delText>
        </w:r>
        <w:r w:rsidDel="00000000" w:rsidR="00000000" w:rsidRPr="00000000">
          <w:rPr>
            <w:i w:val="1"/>
            <w:iCs w:val="1"/>
            <w:rtl w:val="0"/>
            <w:rPrChange w:author="Moin Syed" w:id="0" w:date="2026-04-30T14:17:19Z">
              <w:rPr>
                <w:i w:val="1"/>
                <w:iCs w:val="1"/>
              </w:rPr>
            </w:rPrChange>
          </w:rPr>
          <w:delText xml:space="preserve">N</w:delText>
        </w:r>
        <w:r w:rsidDel="00000000" w:rsidR="00000000" w:rsidRPr="00000000">
          <w:rPr>
            <w:rtl w:val="0"/>
            <w:rPrChange w:author="Moin Syed" w:id="0" w:date="2026-04-30T14:17:19Z">
              <w:rPr>
                <w:rFonts w:ascii="Cardo" w:cs="Cardo" w:eastAsia="Cardo" w:hAnsi="Cardo"/>
              </w:rPr>
            </w:rPrChange>
          </w:rPr>
          <w:delText xml:space="preserve"> = 510) = 16.19, p &lt; 0.001, to calculate it as ɸ =.18. This corresponded to an approximate difference in prevalence of 20%. </w:delText>
        </w:r>
        <w:r w:rsidDel="00000000" w:rsidR="00000000" w:rsidRPr="00000000">
          <w:rPr>
            <w:rtl w:val="0"/>
          </w:rPr>
        </w:r>
      </w:del>
    </w:p>
    <w:p w:rsidR="00000000" w:rsidDel="00000000" w:rsidP="00000000" w:rsidRDefault="00000000" w:rsidRPr="00000000" w14:paraId="0000008C">
      <w:pPr>
        <w:rPr>
          <w:del w:author="Moin Syed" w:id="151" w:date="2026-04-29T02:20:38Z"/>
        </w:rPr>
      </w:pPr>
      <w:del w:author="Moin Syed" w:id="151" w:date="2026-04-29T02:20:38Z">
        <w:r w:rsidDel="00000000" w:rsidR="00000000" w:rsidRPr="00000000">
          <w:rPr>
            <w:rtl w:val="0"/>
          </w:rPr>
        </w:r>
      </w:del>
    </w:p>
    <w:p w:rsidR="00000000" w:rsidDel="00000000" w:rsidP="00000000" w:rsidRDefault="00000000" w:rsidRPr="00000000" w14:paraId="0000008D">
      <w:pPr>
        <w:ind w:firstLine="720"/>
        <w:rPr>
          <w:del w:author="Moin Syed" w:id="151" w:date="2026-04-29T02:20:38Z"/>
          <w:rPrChange w:author="Moin Syed" w:id="0" w:date="2026-04-30T14:17:19Z">
            <w:rPr/>
          </w:rPrChange>
        </w:rPr>
      </w:pPr>
      <w:del w:author="Moin Syed" w:id="151" w:date="2026-04-29T02:20:38Z">
        <w:r w:rsidDel="00000000" w:rsidR="00000000" w:rsidRPr="00000000">
          <w:rPr>
            <w:rtl w:val="0"/>
            <w:rPrChange w:author="Moin Syed" w:id="0" w:date="2026-04-30T14:17:19Z">
              <w:rPr/>
            </w:rPrChange>
          </w:rPr>
          <w:delText xml:space="preserve">It is difficult to say what effect size is the smallest that would be meaningful. Our goal in this project, however, is to address the extreme claims about the damaging impact of registration. Thus, absent any evidence, we would thus primarily be interested in large effects. </w:delText>
        </w:r>
        <w:r w:rsidDel="00000000" w:rsidR="00000000" w:rsidRPr="00000000">
          <w:fldChar w:fldCharType="begin"/>
        </w:r>
        <w:r w:rsidDel="00000000" w:rsidR="00000000" w:rsidRPr="00000000">
          <w:delInstrText xml:space="preserve">HYPERLINK "https://www.zotero.org/google-docs/?VRbCXJ"</w:delInstrText>
        </w:r>
        <w:r w:rsidDel="00000000" w:rsidR="00000000" w:rsidRPr="00000000">
          <w:fldChar w:fldCharType="separate"/>
        </w:r>
        <w:r w:rsidDel="00000000" w:rsidR="00000000" w:rsidRPr="00000000">
          <w:rPr>
            <w:rtl w:val="0"/>
            <w:rPrChange w:author="Moin Syed" w:id="0" w:date="2026-04-30T14:17:19Z">
              <w:rPr/>
            </w:rPrChange>
          </w:rPr>
          <w:delText xml:space="preserve">O’Mahony (2023</w:delText>
        </w:r>
        <w:r w:rsidDel="00000000" w:rsidR="00000000" w:rsidRPr="00000000">
          <w:fldChar w:fldCharType="end"/>
        </w:r>
        <w:r w:rsidDel="00000000" w:rsidR="00000000" w:rsidRPr="00000000">
          <w:rPr>
            <w:rtl w:val="0"/>
            <w:rPrChange w:author="Moin Syed" w:id="0" w:date="2026-04-30T14:17:19Z">
              <w:rPr/>
            </w:rPrChange>
          </w:rPr>
          <w:delText xml:space="preserve">) </w:delText>
        </w:r>
        <w:r w:rsidDel="00000000" w:rsidR="00000000" w:rsidRPr="00000000">
          <w:rPr>
            <w:rtl w:val="0"/>
            <w:rPrChange w:author="Moin Syed" w:id="0" w:date="2026-04-30T14:17:19Z">
              <w:rPr>
                <w:rFonts w:ascii="Cardo" w:cs="Cardo" w:eastAsia="Cardo" w:hAnsi="Cardo"/>
              </w:rPr>
            </w:rPrChange>
          </w:rPr>
          <w:delText xml:space="preserve">provides evidence of a moderate effect, albeit in the other direction. That this effect was found in a registered thesis using a large sample of articles suggests that there is low risk of bias. Thus, we used  ɸ =.18 as our estimate for the present study. The pwr.chisq.test function from the </w:delText>
        </w:r>
        <w:r w:rsidDel="00000000" w:rsidR="00000000" w:rsidRPr="00000000">
          <w:rPr>
            <w:i w:val="1"/>
            <w:iCs w:val="1"/>
            <w:rtl w:val="0"/>
            <w:rPrChange w:author="Moin Syed" w:id="0" w:date="2026-04-30T14:17:19Z">
              <w:rPr>
                <w:i w:val="1"/>
                <w:iCs w:val="1"/>
              </w:rPr>
            </w:rPrChange>
          </w:rPr>
          <w:delText xml:space="preserve">pwr </w:delText>
        </w:r>
        <w:r w:rsidDel="00000000" w:rsidR="00000000" w:rsidRPr="00000000">
          <w:rPr>
            <w:rtl w:val="0"/>
            <w:rPrChange w:author="Moin Syed" w:id="0" w:date="2026-04-30T14:17:19Z">
              <w:rPr/>
            </w:rPrChange>
          </w:rPr>
          <w:delText xml:space="preserve">package in R </w:delText>
        </w:r>
        <w:r w:rsidDel="00000000" w:rsidR="00000000" w:rsidRPr="00000000">
          <w:fldChar w:fldCharType="begin"/>
        </w:r>
        <w:r w:rsidDel="00000000" w:rsidR="00000000" w:rsidRPr="00000000">
          <w:delInstrText xml:space="preserve">HYPERLINK "https://www.zotero.org/google-docs/?w5I8D9"</w:delInstrText>
        </w:r>
        <w:r w:rsidDel="00000000" w:rsidR="00000000" w:rsidRPr="00000000">
          <w:fldChar w:fldCharType="separate"/>
        </w:r>
        <w:r w:rsidDel="00000000" w:rsidR="00000000" w:rsidRPr="00000000">
          <w:rPr>
            <w:rtl w:val="0"/>
            <w:rPrChange w:author="Moin Syed" w:id="0" w:date="2026-04-30T14:17:19Z">
              <w:rPr/>
            </w:rPrChange>
          </w:rPr>
          <w:delText xml:space="preserve">(Champely et al., 2020)</w:delText>
        </w:r>
        <w:r w:rsidDel="00000000" w:rsidR="00000000" w:rsidRPr="00000000">
          <w:fldChar w:fldCharType="end"/>
        </w:r>
        <w:r w:rsidDel="00000000" w:rsidR="00000000" w:rsidRPr="00000000">
          <w:rPr>
            <w:rtl w:val="0"/>
            <w:rPrChange w:author="Moin Syed" w:id="0" w:date="2026-04-30T14:17:19Z">
              <w:rPr/>
            </w:rPrChange>
          </w:rPr>
          <w:delText xml:space="preserve"> indicated a necessary total sample size of 304 for a 2x2 contingency table (registered vs. not registered), with alpha = .05 and power = .80. That assumes that we are collapsing the two registered articles types together and two traditional articles types together and comparing them against each other. If, instead, we compared all </w:delText>
        </w:r>
        <w:r w:rsidDel="00000000" w:rsidR="00000000" w:rsidRPr="00000000">
          <w:rPr>
            <w:rtl w:val="0"/>
            <w:rPrChange w:author="Moin Syed" w:id="0" w:date="2026-04-30T14:17:19Z">
              <w:rPr/>
            </w:rPrChange>
          </w:rPr>
          <w:delText xml:space="preserve">four</w:delText>
        </w:r>
        <w:r w:rsidDel="00000000" w:rsidR="00000000" w:rsidRPr="00000000">
          <w:rPr>
            <w:rtl w:val="0"/>
            <w:rPrChange w:author="Moin Syed" w:id="0" w:date="2026-04-30T14:17:19Z">
              <w:rPr/>
            </w:rPrChange>
          </w:rPr>
          <w:delText xml:space="preserve"> articles types, but assumed that the pattern of exploratory research would be the same across the two broad categories, then that would yield an effect size of Cramer’s V = 0.21 and a suggested sample size of 216. </w:delText>
        </w:r>
        <w:r w:rsidDel="00000000" w:rsidR="00000000" w:rsidRPr="00000000">
          <w:rPr>
            <w:rtl w:val="0"/>
            <w:rPrChange w:author="Moin Syed" w:id="0" w:date="2026-04-30T14:17:19Z">
              <w:rPr/>
            </w:rPrChange>
          </w:rPr>
          <w:delText xml:space="preserve">Relaxing these assumptions in different ways</w:delText>
        </w:r>
        <w:r w:rsidDel="00000000" w:rsidR="00000000" w:rsidRPr="00000000">
          <w:rPr>
            <w:rtl w:val="0"/>
            <w:rPrChange w:author="Moin Syed" w:id="0" w:date="2026-04-30T14:17:19Z">
              <w:rPr/>
            </w:rPrChange>
          </w:rPr>
          <w:delText xml:space="preserve"> leads to a range of effect sizes from Cramer’s V = 0.18-0.28 and a range of sample sizes from N = 120-306. Taken together, the power analysis indicates a total sample of 300 articles will be sufficient for the aims of the study.</w:delText>
        </w:r>
      </w:del>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Change w:author="Moin Syed" w:id="0" w:date="2026-04-30T14:17:19Z">
            <w:rPr>
              <w:b w:val="1"/>
              <w:bCs w:val="1"/>
            </w:rPr>
          </w:rPrChange>
        </w:rPr>
      </w:pPr>
      <w:r w:rsidDel="00000000" w:rsidR="00000000" w:rsidRPr="00000000">
        <w:rPr>
          <w:b w:val="1"/>
          <w:bCs w:val="1"/>
          <w:rtl w:val="0"/>
          <w:rPrChange w:author="Moin Syed" w:id="0" w:date="2026-04-30T14:17:19Z">
            <w:rPr>
              <w:b w:val="1"/>
              <w:bCs w:val="1"/>
            </w:rPr>
          </w:rPrChange>
        </w:rPr>
        <w:t xml:space="preserve">Article Coding</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ind w:firstLine="720"/>
        <w:rPr>
          <w:rPrChange w:author="Moin Syed" w:id="0" w:date="2026-04-30T14:17:19Z">
            <w:rPr/>
          </w:rPrChange>
        </w:rPr>
      </w:pPr>
      <w:del w:author="Moin Syed" w:id="152" w:date="2026-04-27T19:36:59Z">
        <w:r w:rsidDel="00000000" w:rsidR="00000000" w:rsidRPr="00000000">
          <w:rPr>
            <w:rtl w:val="0"/>
            <w:rPrChange w:author="Moin Syed" w:id="0" w:date="2026-04-30T14:17:19Z">
              <w:rPr/>
            </w:rPrChange>
          </w:rPr>
          <w:delText xml:space="preserve">Coding will be done at the article-level rather than individual studies within articles. That is, assessment of our target categories described below will be made based on their appearance in any aspect of the article and not related to a specific study. An argument against this approach may be that some articles consist of a mix of registered and non-registered studies, and therefore we should only code the registered studies for the presence of exploratory analyses. We do not take this approach because, if at the article level researchers used a mix of registered and non-registered studies in order to include both confirmatory and exploratory analyses, then this approach would be entirely consistent with the argument of registration advocates that registration does not inhibit exploratory research. Thus, coding at the article level provides the clearest indication of the use of exploratory research in the context of registration.</w:delText>
        </w:r>
        <w:r w:rsidDel="00000000" w:rsidR="00000000" w:rsidRPr="00000000">
          <w:rPr>
            <w:rtl w:val="0"/>
            <w:rPrChange w:author="Moin Syed" w:id="0" w:date="2026-04-30T14:17:19Z">
              <w:rPr/>
            </w:rPrChange>
          </w:rPr>
          <w:delText xml:space="preserve"> </w:delText>
        </w:r>
      </w:del>
      <w:r w:rsidDel="00000000" w:rsidR="00000000" w:rsidRPr="00000000">
        <w:rPr>
          <w:rtl w:val="0"/>
        </w:rPr>
      </w:r>
    </w:p>
    <w:p w:rsidR="00000000" w:rsidDel="00000000" w:rsidP="00000000" w:rsidRDefault="00000000" w:rsidRPr="00000000" w14:paraId="00000092">
      <w:pPr>
        <w:rPr>
          <w:ins w:author="Moin Syed" w:id="153" w:date="2026-04-27T19:37:08Z"/>
        </w:rPr>
      </w:pPr>
      <w:ins w:author="Moin Syed" w:id="153" w:date="2026-04-27T19:37:08Z">
        <w:r w:rsidDel="00000000" w:rsidR="00000000" w:rsidRPr="00000000">
          <w:rPr>
            <w:rtl w:val="0"/>
          </w:rPr>
        </w:r>
      </w:ins>
    </w:p>
    <w:p w:rsidR="00000000" w:rsidDel="00000000" w:rsidP="00000000" w:rsidRDefault="00000000" w:rsidRPr="00000000" w14:paraId="00000093">
      <w:pPr>
        <w:rPr>
          <w:ins w:author="Moin Syed" w:id="153" w:date="2026-04-27T19:37:08Z"/>
          <w:rPrChange w:author="Moin Syed" w:id="0" w:date="2026-04-30T14:17:19Z">
            <w:rPr/>
          </w:rPrChange>
        </w:rPr>
      </w:pPr>
      <w:ins w:author="Moin Syed" w:id="153" w:date="2026-04-27T19:37:08Z">
        <w:r w:rsidDel="00000000" w:rsidR="00000000" w:rsidRPr="00000000">
          <w:rPr>
            <w:rtl w:val="0"/>
            <w:rPrChange w:author="Moin Syed" w:id="0" w:date="2026-04-30T14:17:19Z">
              <w:rPr/>
            </w:rPrChange>
          </w:rPr>
          <w:tab/>
          <w:t xml:space="preserve">The full detailed coding protocol is available at </w:t>
        </w:r>
        <w:r w:rsidDel="00000000" w:rsidR="00000000" w:rsidRPr="00000000">
          <w:fldChar w:fldCharType="begin"/>
        </w:r>
        <w:r w:rsidDel="00000000" w:rsidR="00000000" w:rsidRPr="00000000">
          <w:instrText xml:space="preserve">HYPERLINK "https://osf.io/4vbtq/"</w:instrText>
        </w:r>
        <w:r w:rsidDel="00000000" w:rsidR="00000000" w:rsidRPr="00000000">
          <w:fldChar w:fldCharType="separate"/>
        </w:r>
        <w:r w:rsidDel="00000000" w:rsidR="00000000" w:rsidRPr="00000000">
          <w:rPr>
            <w:color w:val="1155cc"/>
            <w:u w:val="single"/>
            <w:rtl w:val="0"/>
            <w:rPrChange w:author="Moin Syed" w:id="0" w:date="2026-04-30T14:17:19Z">
              <w:rPr>
                <w:color w:val="1155cc"/>
                <w:u w:val="single"/>
              </w:rPr>
            </w:rPrChange>
          </w:rPr>
          <w:t xml:space="preserve">https://osf.io/4vbtq/</w:t>
        </w:r>
        <w:r w:rsidDel="00000000" w:rsidR="00000000" w:rsidRPr="00000000">
          <w:fldChar w:fldCharType="end"/>
        </w:r>
        <w:r w:rsidDel="00000000" w:rsidR="00000000" w:rsidRPr="00000000">
          <w:rPr>
            <w:rtl w:val="0"/>
            <w:rPrChange w:author="Moin Syed" w:id="0" w:date="2026-04-30T14:17:19Z">
              <w:rPr/>
            </w:rPrChange>
          </w:rPr>
          <w:t xml:space="preserve">. Here, we provide a summary of the main features of the protocol. Each article </w:t>
        </w:r>
        <w:r w:rsidDel="00000000" w:rsidR="00000000" w:rsidRPr="00000000">
          <w:rPr>
            <w:rtl w:val="0"/>
            <w:rPrChange w:author="Moin Syed" w:id="154" w:date="2026-04-27T19:37:08Z">
              <w:rPr/>
            </w:rPrChange>
          </w:rPr>
          <w:t xml:space="preserve">serves</w:t>
        </w:r>
        <w:r w:rsidDel="00000000" w:rsidR="00000000" w:rsidRPr="00000000">
          <w:rPr>
            <w:rtl w:val="0"/>
            <w:rPrChange w:author="Moin Syed" w:id="0" w:date="2026-04-30T14:17:19Z">
              <w:rPr/>
            </w:rPrChange>
          </w:rPr>
          <w:t xml:space="preserve"> as the unit of analysis for coding, that is, the unit to which the coding categories will be applied.</w:t>
        </w:r>
      </w:ins>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ind w:firstLine="720"/>
        <w:rPr>
          <w:rPrChange w:author="Moin Syed" w:id="0" w:date="2026-04-30T14:17:19Z">
            <w:rPr/>
          </w:rPrChange>
        </w:rPr>
      </w:pPr>
      <w:r w:rsidDel="00000000" w:rsidR="00000000" w:rsidRPr="00000000">
        <w:rPr>
          <w:rtl w:val="0"/>
          <w:rPrChange w:author="Moin Syed" w:id="0" w:date="2026-04-30T14:17:19Z">
            <w:rPr/>
          </w:rPrChange>
        </w:rPr>
        <w:t xml:space="preserve">Importantly, in the current project we remain agnostic about the quality of the registrations themselves. There have been several studies indicating that registrations lack specificity and that researchers often engage in undisclosed deviations from their registrations </w:t>
      </w:r>
      <w:hyperlink r:id="rId39">
        <w:r w:rsidDel="00000000" w:rsidR="00000000" w:rsidRPr="00000000">
          <w:rPr>
            <w:rtl w:val="0"/>
            <w:rPrChange w:author="Moin Syed" w:id="0" w:date="2026-04-30T14:17:19Z">
              <w:rPr/>
            </w:rPrChange>
          </w:rPr>
          <w:t xml:space="preserve">(Claesen et al., 2021; van den Akker et al., 2023)</w:t>
        </w:r>
      </w:hyperlink>
      <w:r w:rsidDel="00000000" w:rsidR="00000000" w:rsidRPr="00000000">
        <w:rPr>
          <w:rtl w:val="0"/>
          <w:rPrChange w:author="Moin Syed" w:id="0" w:date="2026-04-30T14:17:19Z">
            <w:rPr/>
          </w:rPrChange>
        </w:rPr>
        <w:t xml:space="preserve">. These are important issues but not our concern here, as we are focused on the implications of the practice of registration regardless of how that practice is implemented</w:t>
      </w:r>
      <w:ins w:author="Moin Syed" w:id="155" w:date="2026-04-30T14:18:17Z">
        <w:r w:rsidDel="00000000" w:rsidR="00000000" w:rsidRPr="00000000">
          <w:rPr>
            <w:rtl w:val="0"/>
            <w:rPrChange w:author="Moin Syed" w:id="0" w:date="2026-04-30T14:17:19Z">
              <w:rPr/>
            </w:rPrChange>
          </w:rPr>
          <w:t xml:space="preserve">, and to what degree (if any) it restricts reporting of exploratory research</w:t>
        </w:r>
      </w:ins>
      <w:r w:rsidDel="00000000" w:rsidR="00000000" w:rsidRPr="00000000">
        <w:rPr>
          <w:rtl w:val="0"/>
          <w:rPrChange w:author="Moin Syed" w:id="0" w:date="2026-04-30T14:17:19Z">
            <w:rPr/>
          </w:rPrChange>
        </w:rPr>
        <w:t xml:space="preserve">. </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ind w:firstLine="720"/>
        <w:rPr>
          <w:rPrChange w:author="Moin Syed" w:id="0" w:date="2026-04-30T14:17:19Z">
            <w:rPr/>
          </w:rPrChange>
        </w:rPr>
      </w:pPr>
      <w:r w:rsidDel="00000000" w:rsidR="00000000" w:rsidRPr="00000000">
        <w:rPr>
          <w:rtl w:val="0"/>
          <w:rPrChange w:author="Moin Syed" w:id="0" w:date="2026-04-30T14:17:19Z">
            <w:rPr/>
          </w:rPrChange>
        </w:rPr>
        <w:t xml:space="preserve">Each article will be coded for the following: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commentRangeStart w:id="17"/>
      <w:commentRangeStart w:id="18"/>
      <w:r w:rsidDel="00000000" w:rsidR="00000000" w:rsidRPr="00000000">
        <w:rPr>
          <w:b w:val="1"/>
          <w:bCs w:val="1"/>
          <w:i w:val="1"/>
          <w:iCs w:val="1"/>
          <w:rtl w:val="0"/>
          <w:rPrChange w:author="Moin Syed" w:id="0" w:date="2026-04-30T14:17:19Z">
            <w:rPr>
              <w:b w:val="1"/>
              <w:bCs w:val="1"/>
              <w:i w:val="1"/>
              <w:iCs w:val="1"/>
            </w:rPr>
          </w:rPrChange>
        </w:rPr>
        <w:t xml:space="preserve">Statements of Exploratory Research</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firstLine="720"/>
        <w:rPr>
          <w:rPrChange w:author="Moin Syed" w:id="0" w:date="2026-04-30T14:17:19Z">
            <w:rPr/>
          </w:rPrChange>
        </w:rPr>
      </w:pPr>
      <w:r w:rsidDel="00000000" w:rsidR="00000000" w:rsidRPr="00000000">
        <w:rPr>
          <w:rtl w:val="0"/>
          <w:rPrChange w:author="Moin Syed" w:id="0" w:date="2026-04-30T14:17:19Z">
            <w:rPr/>
          </w:rPrChange>
        </w:rPr>
        <w:t xml:space="preserve">One of the limits of the O’Mahony </w:t>
      </w:r>
      <w:hyperlink r:id="rId40">
        <w:r w:rsidDel="00000000" w:rsidR="00000000" w:rsidRPr="00000000">
          <w:rPr>
            <w:rtl w:val="0"/>
            <w:rPrChange w:author="Moin Syed" w:id="0" w:date="2026-04-30T14:17:19Z">
              <w:rPr/>
            </w:rPrChange>
          </w:rPr>
          <w:t xml:space="preserve">(2023)</w:t>
        </w:r>
      </w:hyperlink>
      <w:r w:rsidDel="00000000" w:rsidR="00000000" w:rsidRPr="00000000">
        <w:rPr>
          <w:rtl w:val="0"/>
          <w:rPrChange w:author="Moin Syed" w:id="0" w:date="2026-04-30T14:17:19Z">
            <w:rPr/>
          </w:rPrChange>
        </w:rPr>
        <w:t xml:space="preserve"> study is that it did not include a clear definition of what constitutes “exploratory.” In the current project, the presence of exploratory research will be coded in accordance with our definition, “any analysis </w:t>
      </w:r>
      <w:ins w:author="Moin Syed" w:id="156" w:date="2026-04-29T14:51:58Z">
        <w:r w:rsidDel="00000000" w:rsidR="00000000" w:rsidRPr="00000000">
          <w:rPr>
            <w:rtl w:val="0"/>
            <w:rPrChange w:author="Moin Syed" w:id="0" w:date="2026-04-30T14:17:19Z">
              <w:rPr/>
            </w:rPrChange>
          </w:rPr>
          <w:t xml:space="preserve">that is indicated to be exploratory in nature or indicated</w:t>
        </w:r>
      </w:ins>
      <w:del w:author="Moin Syed" w:id="156" w:date="2026-04-29T14:51:58Z">
        <w:r w:rsidDel="00000000" w:rsidR="00000000" w:rsidRPr="00000000">
          <w:rPr>
            <w:rtl w:val="0"/>
            <w:rPrChange w:author="Moin Syed" w:id="0" w:date="2026-04-30T14:17:19Z">
              <w:rPr/>
            </w:rPrChange>
          </w:rPr>
          <w:delText xml:space="preserve">that is </w:delText>
        </w:r>
        <w:r w:rsidDel="00000000" w:rsidR="00000000" w:rsidRPr="00000000">
          <w:rPr>
            <w:rtl w:val="0"/>
            <w:rPrChange w:author="Moin Syed" w:id="0" w:date="2026-04-30T14:17:19Z">
              <w:rPr/>
            </w:rPrChange>
          </w:rPr>
          <w:delText xml:space="preserve">indicated</w:delText>
        </w:r>
      </w:del>
      <w:r w:rsidDel="00000000" w:rsidR="00000000" w:rsidRPr="00000000">
        <w:rPr>
          <w:rtl w:val="0"/>
          <w:rPrChange w:author="Moin Syed" w:id="0" w:date="2026-04-30T14:17:19Z">
            <w:rPr/>
          </w:rPrChange>
        </w:rPr>
        <w:t xml:space="preserve"> to not be</w:t>
      </w:r>
      <w:r w:rsidDel="00000000" w:rsidR="00000000" w:rsidRPr="00000000">
        <w:rPr>
          <w:rtl w:val="0"/>
          <w:rPrChange w:author="Moin Syed" w:id="0" w:date="2026-04-30T14:17:19Z">
            <w:rPr/>
          </w:rPrChange>
        </w:rPr>
        <w:t xml:space="preserve"> a planned test of a specific hypothesis.” We will code for any explicit or </w:t>
      </w:r>
      <w:del w:author="Moin Syed" w:id="157" w:date="2026-04-27T19:38:45Z">
        <w:r w:rsidDel="00000000" w:rsidR="00000000" w:rsidRPr="00000000">
          <w:rPr>
            <w:rtl w:val="0"/>
            <w:rPrChange w:author="Moin Syed" w:id="0" w:date="2026-04-30T14:17:19Z">
              <w:rPr/>
            </w:rPrChange>
          </w:rPr>
          <w:delText xml:space="preserve">clearly </w:delText>
        </w:r>
      </w:del>
      <w:r w:rsidDel="00000000" w:rsidR="00000000" w:rsidRPr="00000000">
        <w:rPr>
          <w:rtl w:val="0"/>
          <w:rPrChange w:author="Moin Syed" w:id="0" w:date="2026-04-30T14:17:19Z">
            <w:rPr/>
          </w:rPrChange>
        </w:rPr>
        <w:t xml:space="preserve">implied mention of exploratory tests, exploratory analysis, unplanned analysis, or speculative analyses. “</w:t>
      </w:r>
      <w:del w:author="Moin Syed" w:id="158" w:date="2026-04-27T19:38:48Z">
        <w:r w:rsidDel="00000000" w:rsidR="00000000" w:rsidRPr="00000000">
          <w:rPr>
            <w:rtl w:val="0"/>
            <w:rPrChange w:author="Moin Syed" w:id="0" w:date="2026-04-30T14:17:19Z">
              <w:rPr/>
            </w:rPrChange>
          </w:rPr>
          <w:delText xml:space="preserve">Clearly</w:delText>
        </w:r>
      </w:del>
      <w:r w:rsidDel="00000000" w:rsidR="00000000" w:rsidRPr="00000000">
        <w:rPr>
          <w:rtl w:val="0"/>
          <w:rPrChange w:author="Moin Syed" w:id="0" w:date="2026-04-30T14:17:19Z">
            <w:rPr/>
          </w:rPrChange>
        </w:rPr>
        <w:t xml:space="preserve"> </w:t>
      </w:r>
      <w:ins w:author="Moin Syed" w:id="159" w:date="2026-04-27T19:38:50Z">
        <w:r w:rsidDel="00000000" w:rsidR="00000000" w:rsidRPr="00000000">
          <w:rPr>
            <w:rtl w:val="0"/>
            <w:rPrChange w:author="Moin Syed" w:id="0" w:date="2026-04-30T14:17:19Z">
              <w:rPr/>
            </w:rPrChange>
          </w:rPr>
          <w:t xml:space="preserve">I</w:t>
        </w:r>
      </w:ins>
      <w:del w:author="Moin Syed" w:id="159" w:date="2026-04-27T19:38:50Z">
        <w:r w:rsidDel="00000000" w:rsidR="00000000" w:rsidRPr="00000000">
          <w:rPr>
            <w:rtl w:val="0"/>
            <w:rPrChange w:author="Moin Syed" w:id="0" w:date="2026-04-30T14:17:19Z">
              <w:rPr/>
            </w:rPrChange>
          </w:rPr>
          <w:delText xml:space="preserve">i</w:delText>
        </w:r>
      </w:del>
      <w:r w:rsidDel="00000000" w:rsidR="00000000" w:rsidRPr="00000000">
        <w:rPr>
          <w:rtl w:val="0"/>
          <w:rPrChange w:author="Moin Syed" w:id="0" w:date="2026-04-30T14:17:19Z">
            <w:rPr/>
          </w:rPrChange>
        </w:rPr>
        <w:t xml:space="preserve">mplied” is a subjective criterion but is included here for cases where raters can determine that the analyses were exploratory absent an explicit statement. For example, if researchers state a research question, but indicate that they made no hypotheses about that question, then that would be considered exploratory even if they did not explicitly label it as such. Additionally, any tests that are labeled as robustness tests, sensitivity tests, or tests of alternative explanations, and are explicitly or </w:t>
      </w:r>
      <w:del w:author="Moin Syed" w:id="160" w:date="2026-04-27T19:39:14Z">
        <w:r w:rsidDel="00000000" w:rsidR="00000000" w:rsidRPr="00000000">
          <w:rPr>
            <w:rtl w:val="0"/>
            <w:rPrChange w:author="Moin Syed" w:id="0" w:date="2026-04-30T14:17:19Z">
              <w:rPr/>
            </w:rPrChange>
          </w:rPr>
          <w:delText xml:space="preserve">clearly </w:delText>
        </w:r>
      </w:del>
      <w:r w:rsidDel="00000000" w:rsidR="00000000" w:rsidRPr="00000000">
        <w:rPr>
          <w:rtl w:val="0"/>
          <w:rPrChange w:author="Moin Syed" w:id="0" w:date="2026-04-30T14:17:19Z">
            <w:rPr/>
          </w:rPrChange>
        </w:rPr>
        <w:t xml:space="preserve">implied to be exploratory or unplanned, will be coded as exploratory research</w:t>
      </w:r>
      <w:r w:rsidDel="00000000" w:rsidR="00000000" w:rsidRPr="00000000">
        <w:rPr>
          <w:rtl w:val="0"/>
          <w:rPrChange w:author="Moin Syed" w:id="0" w:date="2026-04-30T14:17:19Z">
            <w:rPr/>
          </w:rPrChange>
        </w:rPr>
        <w:t xml:space="preserve">.</w:t>
      </w:r>
      <w:r w:rsidDel="00000000" w:rsidR="00000000" w:rsidRPr="00000000">
        <w:rPr>
          <w:rtl w:val="0"/>
          <w:rPrChange w:author="Moin Syed" w:id="0" w:date="2026-04-30T14:17:19Z">
            <w:rPr/>
          </w:rPrChange>
        </w:rPr>
        <w:t xml:space="preserve"> </w:t>
      </w:r>
      <w:ins w:author="Moin Syed" w:id="161" w:date="2026-04-30T19:12:19Z">
        <w:r w:rsidDel="00000000" w:rsidR="00000000" w:rsidRPr="00000000">
          <w:rPr>
            <w:rtl w:val="0"/>
            <w:rPrChange w:author="Moin Syed" w:id="0" w:date="2026-04-30T14:17:19Z">
              <w:rPr/>
            </w:rPrChange>
          </w:rPr>
          <w:t xml:space="preserve">In this way, we are not limited only to direct reporting (i.e., labeling) of research as </w:t>
        </w:r>
        <w:r w:rsidDel="00000000" w:rsidR="00000000" w:rsidRPr="00000000">
          <w:rPr>
            <w:rtl w:val="0"/>
            <w:rPrChange w:author="Moin Syed" w:id="162" w:date="2026-04-30T19:12:19Z">
              <w:rPr/>
            </w:rPrChange>
          </w:rPr>
          <w:t xml:space="preserve">exploratory</w:t>
        </w:r>
        <w:r w:rsidDel="00000000" w:rsidR="00000000" w:rsidRPr="00000000">
          <w:rPr>
            <w:rtl w:val="0"/>
            <w:rPrChange w:author="Moin Syed" w:id="0" w:date="2026-04-30T14:17:19Z">
              <w:rPr/>
            </w:rPrChange>
          </w:rPr>
          <w:t xml:space="preserve">, but rather any work that can be </w:t>
        </w:r>
        <w:r w:rsidDel="00000000" w:rsidR="00000000" w:rsidRPr="00000000">
          <w:rPr>
            <w:rtl w:val="0"/>
            <w:rPrChange w:author="Moin Syed" w:id="162" w:date="2026-04-30T19:12:19Z">
              <w:rPr/>
            </w:rPrChange>
          </w:rPr>
          <w:t xml:space="preserve">reasonably</w:t>
        </w:r>
        <w:r w:rsidDel="00000000" w:rsidR="00000000" w:rsidRPr="00000000">
          <w:rPr>
            <w:rtl w:val="0"/>
            <w:rPrChange w:author="Moin Syed" w:id="0" w:date="2026-04-30T14:17:19Z">
              <w:rPr/>
            </w:rPrChange>
          </w:rPr>
          <w:t xml:space="preserve"> discerned as exploratory based on the information provided in the article. </w:t>
        </w:r>
      </w:ins>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ind w:firstLine="720"/>
        <w:rPr>
          <w:rPrChange w:author="Moin Syed" w:id="0" w:date="2026-04-30T14:17:19Z">
            <w:rPr/>
          </w:rPrChange>
        </w:rPr>
      </w:pPr>
      <w:r w:rsidDel="00000000" w:rsidR="00000000" w:rsidRPr="00000000">
        <w:rPr>
          <w:rtl w:val="0"/>
          <w:rPrChange w:author="Moin Syed" w:id="0" w:date="2026-04-30T14:17:19Z">
            <w:rPr/>
          </w:rPrChange>
        </w:rPr>
        <w:t xml:space="preserve">Importantly, not all uses of the word “explore” or “exploratory” necessarily indicate exploratory research. For example, following a hypothesized statistically significant interaction effect, authors may state that they “explored” or “probed” the interaction via simple slopes analysis. That kind of follow-up test is directly related to the hypothesis about the interaction and is conducted to gain greater clarity on the specific nature of the interaction. It also reflects the broader problem in psychology with the lack of specificity when proposing hypotheses about interaction effects </w:t>
      </w:r>
      <w:hyperlink r:id="rId41">
        <w:r w:rsidDel="00000000" w:rsidR="00000000" w:rsidRPr="00000000">
          <w:rPr>
            <w:rtl w:val="0"/>
            <w:rPrChange w:author="Moin Syed" w:id="0" w:date="2026-04-30T14:17:19Z">
              <w:rPr/>
            </w:rPrChange>
          </w:rPr>
          <w:t xml:space="preserve">(Baranger et al., 2023)</w:t>
        </w:r>
      </w:hyperlink>
      <w:r w:rsidDel="00000000" w:rsidR="00000000" w:rsidRPr="00000000">
        <w:rPr>
          <w:rtl w:val="0"/>
          <w:rPrChange w:author="Moin Syed" w:id="0" w:date="2026-04-30T14:17:19Z">
            <w:rPr/>
          </w:rPrChange>
        </w:rPr>
        <w:t xml:space="preserve">. An additional case that does not necessarily meet the criteria for exploratory research is the use of "exploratory factor analysis” as an analytic technique. This type of analysis is sometimes used in an exploratory way that is consistent with our definition, and sometimes used to test confirmatory hypotheses (despite its name). In both of these cases, the type of analysis could reflect exploratory research by our definition, but it will depend on the specific use in that study. Thus, the context will be taken into account when coding rather than simply examining the articles for keywords..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ind w:firstLine="720"/>
        <w:rPr>
          <w:rPrChange w:author="Moin Syed" w:id="0" w:date="2026-04-30T14:17:19Z">
            <w:rPr/>
          </w:rPrChange>
        </w:rPr>
      </w:pPr>
      <w:ins w:author="Moin Syed" w:id="163" w:date="2026-04-27T19:41:01Z">
        <w:r w:rsidDel="00000000" w:rsidR="00000000" w:rsidRPr="00000000">
          <w:rPr>
            <w:rtl w:val="0"/>
            <w:rPrChange w:author="Moin Syed" w:id="0" w:date="2026-04-30T14:17:19Z">
              <w:rPr/>
            </w:rPrChange>
          </w:rPr>
          <w:t xml:space="preserve">All</w:t>
        </w:r>
      </w:ins>
      <w:del w:author="Moin Syed" w:id="163" w:date="2026-04-27T19:41:01Z">
        <w:r w:rsidDel="00000000" w:rsidR="00000000" w:rsidRPr="00000000">
          <w:rPr>
            <w:rtl w:val="0"/>
            <w:rPrChange w:author="Moin Syed" w:id="0" w:date="2026-04-30T14:17:19Z">
              <w:rPr/>
            </w:rPrChange>
          </w:rPr>
          <w:delText xml:space="preserve">Three </w:delText>
        </w:r>
      </w:del>
      <w:ins w:author="Moin Syed" w:id="163" w:date="2026-04-27T19:41:01Z">
        <w:r w:rsidDel="00000000" w:rsidR="00000000" w:rsidRPr="00000000">
          <w:rPr>
            <w:rtl w:val="0"/>
            <w:rPrChange w:author="Moin Syed" w:id="0" w:date="2026-04-30T14:17:19Z">
              <w:rPr/>
            </w:rPrChange>
          </w:rPr>
          <w:t xml:space="preserve"> </w:t>
        </w:r>
      </w:ins>
      <w:r w:rsidDel="00000000" w:rsidR="00000000" w:rsidRPr="00000000">
        <w:rPr>
          <w:rtl w:val="0"/>
          <w:rPrChange w:author="Moin Syed" w:id="0" w:date="2026-04-30T14:17:19Z">
            <w:rPr/>
          </w:rPrChange>
        </w:rPr>
        <w:t xml:space="preserve">sections of each article will be inspected and coded for the presence of exploratory research: 1) </w:t>
      </w:r>
      <w:ins w:author="Moin Syed" w:id="164" w:date="2026-04-28T13:23:58Z">
        <w:r w:rsidDel="00000000" w:rsidR="00000000" w:rsidRPr="00000000">
          <w:rPr>
            <w:rtl w:val="0"/>
            <w:rPrChange w:author="Moin Syed" w:id="0" w:date="2026-04-30T14:17:19Z">
              <w:rPr/>
            </w:rPrChange>
          </w:rPr>
          <w:t xml:space="preserve">Title, 2) Abstract, 3) </w:t>
        </w:r>
      </w:ins>
      <w:r w:rsidDel="00000000" w:rsidR="00000000" w:rsidRPr="00000000">
        <w:rPr>
          <w:rtl w:val="0"/>
          <w:rPrChange w:author="Moin Syed" w:id="0" w:date="2026-04-30T14:17:19Z">
            <w:rPr/>
          </w:rPrChange>
        </w:rPr>
        <w:t xml:space="preserve">the end of the Introduction section, where the researchers discuss the aims of the study; </w:t>
      </w:r>
      <w:ins w:author="Moin Syed" w:id="165" w:date="2026-04-28T13:24:11Z">
        <w:r w:rsidDel="00000000" w:rsidR="00000000" w:rsidRPr="00000000">
          <w:rPr>
            <w:rtl w:val="0"/>
            <w:rPrChange w:author="Moin Syed" w:id="0" w:date="2026-04-30T14:17:19Z">
              <w:rPr/>
            </w:rPrChange>
          </w:rPr>
          <w:t xml:space="preserve">4</w:t>
        </w:r>
      </w:ins>
      <w:del w:author="Moin Syed" w:id="165" w:date="2026-04-28T13:24:11Z">
        <w:r w:rsidDel="00000000" w:rsidR="00000000" w:rsidRPr="00000000">
          <w:rPr>
            <w:rtl w:val="0"/>
            <w:rPrChange w:author="Moin Syed" w:id="0" w:date="2026-04-30T14:17:19Z">
              <w:rPr/>
            </w:rPrChange>
          </w:rPr>
          <w:delText xml:space="preserve">2</w:delText>
        </w:r>
      </w:del>
      <w:r w:rsidDel="00000000" w:rsidR="00000000" w:rsidRPr="00000000">
        <w:rPr>
          <w:rtl w:val="0"/>
          <w:rPrChange w:author="Moin Syed" w:id="0" w:date="2026-04-30T14:17:19Z">
            <w:rPr/>
          </w:rPrChange>
        </w:rPr>
        <w:t xml:space="preserve">) </w:t>
      </w:r>
      <w:del w:author="Moin Syed" w:id="166" w:date="2026-04-28T13:24:17Z">
        <w:r w:rsidDel="00000000" w:rsidR="00000000" w:rsidRPr="00000000">
          <w:rPr>
            <w:rtl w:val="0"/>
            <w:rPrChange w:author="Moin Syed" w:id="0" w:date="2026-04-30T14:17:19Z">
              <w:rPr/>
            </w:rPrChange>
          </w:rPr>
          <w:delText xml:space="preserve">the </w:delText>
        </w:r>
      </w:del>
      <w:ins w:author="Moin Syed" w:id="166" w:date="2026-04-28T13:24:17Z">
        <w:r w:rsidDel="00000000" w:rsidR="00000000" w:rsidRPr="00000000">
          <w:rPr>
            <w:rtl w:val="0"/>
            <w:rPrChange w:author="Moin Syed" w:id="0" w:date="2026-04-30T14:17:19Z">
              <w:rPr/>
            </w:rPrChange>
          </w:rPr>
          <w:t xml:space="preserve">Method section(s) </w:t>
        </w:r>
      </w:ins>
      <w:del w:author="Moin Syed" w:id="166" w:date="2026-04-28T13:24:17Z">
        <w:r w:rsidDel="00000000" w:rsidR="00000000" w:rsidRPr="00000000">
          <w:rPr>
            <w:rtl w:val="0"/>
            <w:rPrChange w:author="Moin Syed" w:id="0" w:date="2026-04-30T14:17:19Z">
              <w:rPr/>
            </w:rPrChange>
          </w:rPr>
          <w:delText xml:space="preserve">Data Analysis Plan</w:delText>
        </w:r>
        <w:r w:rsidDel="00000000" w:rsidR="00000000" w:rsidRPr="00000000">
          <w:rPr>
            <w:rtl w:val="0"/>
            <w:rPrChange w:author="Moin Syed" w:id="0" w:date="2026-04-30T14:17:19Z">
              <w:rPr/>
            </w:rPrChange>
          </w:rPr>
          <w:delText xml:space="preserve">/</w:delText>
        </w:r>
      </w:del>
      <w:ins w:author="Moin Syed" w:id="166" w:date="2026-04-28T13:24:17Z">
        <w:r w:rsidDel="00000000" w:rsidR="00000000" w:rsidRPr="00000000">
          <w:rPr>
            <w:rtl w:val="0"/>
            <w:rPrChange w:author="Moin Syed" w:id="0" w:date="2026-04-30T14:17:19Z">
              <w:rPr/>
            </w:rPrChange>
          </w:rPr>
          <w:t xml:space="preserve">, 5) </w:t>
        </w:r>
      </w:ins>
      <w:r w:rsidDel="00000000" w:rsidR="00000000" w:rsidRPr="00000000">
        <w:rPr>
          <w:rtl w:val="0"/>
          <w:rPrChange w:author="Moin Syed" w:id="0" w:date="2026-04-30T14:17:19Z">
            <w:rPr/>
          </w:rPrChange>
        </w:rPr>
        <w:t xml:space="preserve">Results</w:t>
      </w:r>
      <w:del w:author="Moin Syed" w:id="167" w:date="2026-04-28T13:25:26Z">
        <w:r w:rsidDel="00000000" w:rsidR="00000000" w:rsidRPr="00000000">
          <w:rPr>
            <w:vertAlign w:val="superscript"/>
          </w:rPr>
          <w:footnoteReference w:customMarkFollows="0" w:id="4"/>
        </w:r>
      </w:del>
      <w:r w:rsidDel="00000000" w:rsidR="00000000" w:rsidRPr="00000000">
        <w:rPr>
          <w:rtl w:val="0"/>
          <w:rPrChange w:author="Moin Syed" w:id="0" w:date="2026-04-30T14:17:19Z">
            <w:rPr/>
          </w:rPrChange>
        </w:rPr>
        <w:t xml:space="preserve"> sections(s), and </w:t>
      </w:r>
      <w:ins w:author="Moin Syed" w:id="168" w:date="2026-04-28T13:24:53Z">
        <w:r w:rsidDel="00000000" w:rsidR="00000000" w:rsidRPr="00000000">
          <w:rPr>
            <w:rtl w:val="0"/>
            <w:rPrChange w:author="Moin Syed" w:id="0" w:date="2026-04-30T14:17:19Z">
              <w:rPr/>
            </w:rPrChange>
          </w:rPr>
          <w:t xml:space="preserve">6</w:t>
        </w:r>
      </w:ins>
      <w:del w:author="Moin Syed" w:id="168" w:date="2026-04-28T13:24:53Z">
        <w:r w:rsidDel="00000000" w:rsidR="00000000" w:rsidRPr="00000000">
          <w:rPr>
            <w:rtl w:val="0"/>
            <w:rPrChange w:author="Moin Syed" w:id="0" w:date="2026-04-30T14:17:19Z">
              <w:rPr/>
            </w:rPrChange>
          </w:rPr>
          <w:delText xml:space="preserve">3</w:delText>
        </w:r>
      </w:del>
      <w:r w:rsidDel="00000000" w:rsidR="00000000" w:rsidRPr="00000000">
        <w:rPr>
          <w:rtl w:val="0"/>
          <w:rPrChange w:author="Moin Syed" w:id="0" w:date="2026-04-30T14:17:19Z">
            <w:rPr/>
          </w:rPrChange>
        </w:rPr>
        <w:t xml:space="preserve">) the Discussion section</w:t>
      </w:r>
      <w:ins w:author="Moin Syed" w:id="169" w:date="2026-04-28T13:25:07Z">
        <w:r w:rsidDel="00000000" w:rsidR="00000000" w:rsidRPr="00000000">
          <w:rPr>
            <w:rtl w:val="0"/>
            <w:rPrChange w:author="Moin Syed" w:id="0" w:date="2026-04-30T14:17:19Z">
              <w:rPr/>
            </w:rPrChange>
          </w:rPr>
          <w:t xml:space="preserve">(s)</w:t>
        </w:r>
      </w:ins>
      <w:r w:rsidDel="00000000" w:rsidR="00000000" w:rsidRPr="00000000">
        <w:rPr>
          <w:rtl w:val="0"/>
          <w:rPrChange w:author="Moin Syed" w:id="0" w:date="2026-04-30T14:17:19Z">
            <w:rPr/>
          </w:rPrChange>
        </w:rPr>
        <w:t xml:space="preserve">. </w:t>
      </w:r>
      <w:ins w:author="Moin Syed" w:id="170" w:date="2026-04-28T13:25:30Z">
        <w:r w:rsidDel="00000000" w:rsidR="00000000" w:rsidRPr="00000000">
          <w:rPr>
            <w:rtl w:val="0"/>
            <w:rPrChange w:author="Moin Syed" w:id="0" w:date="2026-04-30T14:17:19Z">
              <w:rPr/>
            </w:rPrChange>
          </w:rPr>
          <w:t xml:space="preserve">Data Analysis Plan sections are not standard in the literature, and could </w:t>
        </w:r>
        <w:r w:rsidDel="00000000" w:rsidR="00000000" w:rsidRPr="00000000">
          <w:rPr>
            <w:rtl w:val="0"/>
            <w:rPrChange w:author="Moin Syed" w:id="0" w:date="2026-04-30T14:17:19Z">
              <w:rPr/>
            </w:rPrChange>
          </w:rPr>
          <w:t xml:space="preserve">constitute</w:t>
        </w:r>
        <w:r w:rsidDel="00000000" w:rsidR="00000000" w:rsidRPr="00000000">
          <w:rPr>
            <w:rtl w:val="0"/>
            <w:rPrChange w:author="Moin Syed" w:id="0" w:date="2026-04-30T14:17:19Z">
              <w:rPr/>
            </w:rPrChange>
          </w:rPr>
          <w:t xml:space="preserve"> a separate section, a subsection of the Method or Results sections, or could be omitted altogether. They will be coded in the section in which they appear. If it constitutes a separate section, then it will be considered as part of the Method section. For articles that contain multiple studies, the multiple sections that serve the same function (e.g., Results for Study 1, Results for Study 2) will be treated as one, as all studies will be registered or not registered. </w:t>
        </w:r>
      </w:ins>
      <w:r w:rsidDel="00000000" w:rsidR="00000000" w:rsidRPr="00000000">
        <w:rPr>
          <w:rtl w:val="0"/>
          <w:rPrChange w:author="Moin Syed" w:id="0" w:date="2026-04-30T14:17:19Z">
            <w:rPr/>
          </w:rPrChange>
        </w:rPr>
        <w:t xml:space="preserve">For each section, raters will code for the presence or absence of mentions of exploratory research. Although O’Mahony </w:t>
      </w:r>
      <w:hyperlink r:id="rId42">
        <w:r w:rsidDel="00000000" w:rsidR="00000000" w:rsidRPr="00000000">
          <w:rPr>
            <w:rtl w:val="0"/>
            <w:rPrChange w:author="Moin Syed" w:id="0" w:date="2026-04-30T14:17:19Z">
              <w:rPr/>
            </w:rPrChange>
          </w:rPr>
          <w:t xml:space="preserve">(2023)</w:t>
        </w:r>
      </w:hyperlink>
      <w:r w:rsidDel="00000000" w:rsidR="00000000" w:rsidRPr="00000000">
        <w:rPr>
          <w:rtl w:val="0"/>
          <w:rPrChange w:author="Moin Syed" w:id="0" w:date="2026-04-30T14:17:19Z">
            <w:rPr/>
          </w:rPrChange>
        </w:rPr>
        <w:t xml:space="preserve"> also included an “uncertain” category, </w:t>
      </w:r>
      <w:ins w:author="Moin Syed" w:id="171" w:date="2026-04-27T19:41:50Z">
        <w:r w:rsidDel="00000000" w:rsidR="00000000" w:rsidRPr="00000000">
          <w:rPr>
            <w:rtl w:val="0"/>
            <w:rPrChange w:author="Moin Syed" w:id="0" w:date="2026-04-30T14:17:19Z">
              <w:rPr/>
            </w:rPrChange>
          </w:rPr>
          <w:t xml:space="preserve">our criteria is “explicit or implied” references to exploratory analyses, </w:t>
        </w:r>
      </w:ins>
      <w:del w:author="Moin Syed" w:id="171" w:date="2026-04-27T19:41:50Z">
        <w:r w:rsidDel="00000000" w:rsidR="00000000" w:rsidRPr="00000000">
          <w:rPr>
            <w:rtl w:val="0"/>
            <w:rPrChange w:author="Moin Syed" w:id="0" w:date="2026-04-30T14:17:19Z">
              <w:rPr/>
            </w:rPrChange>
          </w:rPr>
          <w:delText xml:space="preserve">any </w:delText>
        </w:r>
      </w:del>
      <w:ins w:author="Moin Syed" w:id="171" w:date="2026-04-27T19:41:50Z">
        <w:r w:rsidDel="00000000" w:rsidR="00000000" w:rsidRPr="00000000">
          <w:rPr>
            <w:rtl w:val="0"/>
            <w:rPrChange w:author="Moin Syed" w:id="0" w:date="2026-04-30T14:17:19Z">
              <w:rPr/>
            </w:rPrChange>
          </w:rPr>
          <w:t xml:space="preserve">therefore </w:t>
        </w:r>
      </w:ins>
      <w:r w:rsidDel="00000000" w:rsidR="00000000" w:rsidRPr="00000000">
        <w:rPr>
          <w:rtl w:val="0"/>
          <w:rPrChange w:author="Moin Syed" w:id="0" w:date="2026-04-30T14:17:19Z">
            <w:rPr/>
          </w:rPrChange>
        </w:rPr>
        <w:t xml:space="preserve">article</w:t>
      </w:r>
      <w:ins w:author="Moin Syed" w:id="172" w:date="2026-04-27T19:42:32Z">
        <w:r w:rsidDel="00000000" w:rsidR="00000000" w:rsidRPr="00000000">
          <w:rPr>
            <w:rtl w:val="0"/>
            <w:rPrChange w:author="Moin Syed" w:id="0" w:date="2026-04-30T14:17:19Z">
              <w:rPr/>
            </w:rPrChange>
          </w:rPr>
          <w:t xml:space="preserve">s</w:t>
        </w:r>
      </w:ins>
      <w:r w:rsidDel="00000000" w:rsidR="00000000" w:rsidRPr="00000000">
        <w:rPr>
          <w:rtl w:val="0"/>
          <w:rPrChange w:author="Moin Syed" w:id="0" w:date="2026-04-30T14:17:19Z">
            <w:rPr/>
          </w:rPrChange>
        </w:rPr>
        <w:t xml:space="preserve"> that would potentially be coded as uncertain would not meet our coding criteria and thus should be coded as absent. </w:t>
      </w:r>
    </w:p>
    <w:p w:rsidR="00000000" w:rsidDel="00000000" w:rsidP="00000000" w:rsidRDefault="00000000" w:rsidRPr="00000000" w14:paraId="000000A0">
      <w:pPr>
        <w:rPr>
          <w:ins w:author="Moin Syed" w:id="173" w:date="2026-04-27T20:26:32Z"/>
        </w:rPr>
      </w:pPr>
      <w:ins w:author="Moin Syed" w:id="173" w:date="2026-04-27T20:26:32Z">
        <w:r w:rsidDel="00000000" w:rsidR="00000000" w:rsidRPr="00000000">
          <w:rPr>
            <w:rtl w:val="0"/>
          </w:rPr>
        </w:r>
      </w:ins>
    </w:p>
    <w:p w:rsidR="00000000" w:rsidDel="00000000" w:rsidP="00000000" w:rsidRDefault="00000000" w:rsidRPr="00000000" w14:paraId="000000A1">
      <w:pPr>
        <w:rPr>
          <w:ins w:author="Moin Syed" w:id="173" w:date="2026-04-27T20:26:32Z"/>
          <w:rPrChange w:author="Moin Syed" w:id="0" w:date="2026-04-30T14:17:19Z">
            <w:rPr/>
          </w:rPrChange>
        </w:rPr>
      </w:pPr>
      <w:ins w:author="Moin Syed" w:id="173" w:date="2026-04-27T20:26:32Z">
        <w:r w:rsidDel="00000000" w:rsidR="00000000" w:rsidRPr="00000000">
          <w:rPr>
            <w:rtl w:val="0"/>
            <w:rPrChange w:author="Moin Syed" w:id="0" w:date="2026-04-30T14:17:19Z">
              <w:rPr/>
            </w:rPrChange>
          </w:rPr>
          <w:tab/>
          <w:t xml:space="preserve">The coding will be used to create two indices. </w:t>
        </w:r>
        <w:r w:rsidDel="00000000" w:rsidR="00000000" w:rsidRPr="00000000">
          <w:rPr>
            <w:i w:val="1"/>
            <w:iCs w:val="1"/>
            <w:rtl w:val="0"/>
            <w:rPrChange w:author="Moin Syed" w:id="0" w:date="2026-04-30T14:17:19Z">
              <w:rPr/>
            </w:rPrChange>
          </w:rPr>
          <w:t xml:space="preserve">Presence </w:t>
        </w:r>
        <w:r w:rsidDel="00000000" w:rsidR="00000000" w:rsidRPr="00000000">
          <w:rPr>
            <w:rtl w:val="0"/>
            <w:rPrChange w:author="Moin Syed" w:id="0" w:date="2026-04-30T14:17:19Z">
              <w:rPr/>
            </w:rPrChange>
          </w:rPr>
          <w:t xml:space="preserve">of exploratory research will be a binary (0 = no, 1 = yes) category collapsed across the six coded sections of each article that will correspond to any inclusion of exploratory research. </w:t>
        </w:r>
        <w:r w:rsidDel="00000000" w:rsidR="00000000" w:rsidRPr="00000000">
          <w:rPr>
            <w:i w:val="1"/>
            <w:iCs w:val="1"/>
            <w:rtl w:val="0"/>
            <w:rPrChange w:author="Moin Syed" w:id="0" w:date="2026-04-30T14:17:19Z">
              <w:rPr/>
            </w:rPrChange>
          </w:rPr>
          <w:t xml:space="preserve">Prominence </w:t>
        </w:r>
        <w:r w:rsidDel="00000000" w:rsidR="00000000" w:rsidRPr="00000000">
          <w:rPr>
            <w:rtl w:val="0"/>
            <w:rPrChange w:author="Moin Syed" w:id="0" w:date="2026-04-30T14:17:19Z">
              <w:rPr/>
            </w:rPrChange>
          </w:rPr>
          <w:t xml:space="preserve">of exploratory research will be a count variable (0-6) that sums across the six coded sections, and therefore corresponds to how much exploratory research is represented across the article. </w:t>
        </w:r>
      </w:ins>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i w:val="1"/>
          <w:iCs w:val="1"/>
          <w:rtl w:val="0"/>
          <w:rPrChange w:author="Moin Syed" w:id="0" w:date="2026-04-30T14:17:19Z">
            <w:rPr>
              <w:b w:val="1"/>
              <w:bCs w:val="1"/>
              <w:i w:val="1"/>
              <w:iCs w:val="1"/>
            </w:rPr>
          </w:rPrChange>
        </w:rPr>
        <w:t xml:space="preserve">Section Headers</w:t>
      </w:r>
      <w:r w:rsidDel="00000000" w:rsidR="00000000" w:rsidRPr="00000000">
        <w:rPr>
          <w:rtl w:val="0"/>
        </w:rPr>
        <w:t xml:space="preserve"> </w:t>
      </w:r>
      <w:r w:rsidDel="00000000" w:rsidR="00000000" w:rsidRPr="00000000">
        <w:rPr>
          <w:b w:val="1"/>
          <w:bCs w:val="1"/>
          <w:i w:val="1"/>
          <w:iCs w:val="1"/>
          <w:rtl w:val="0"/>
          <w:rPrChange w:author="Moin Syed" w:id="0" w:date="2026-04-30T14:17:19Z">
            <w:rPr>
              <w:b w:val="1"/>
              <w:bCs w:val="1"/>
              <w:i w:val="1"/>
              <w:iCs w:val="1"/>
            </w:rPr>
          </w:rPrChange>
        </w:rPr>
        <w:t xml:space="preserve">Indicating Exploratory Research</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ind w:firstLine="720"/>
        <w:rPr>
          <w:rPrChange w:author="Moin Syed" w:id="0" w:date="2026-04-30T14:17:19Z">
            <w:rPr/>
          </w:rPrChange>
        </w:rPr>
      </w:pPr>
      <w:r w:rsidDel="00000000" w:rsidR="00000000" w:rsidRPr="00000000">
        <w:rPr>
          <w:rtl w:val="0"/>
          <w:rPrChange w:author="Moin Syed" w:id="0" w:date="2026-04-30T14:17:19Z">
            <w:rPr/>
          </w:rPrChange>
        </w:rPr>
        <w:t xml:space="preserve">Raters will code presence/absence for the inclusion of section headers that explicitly indicate exploratory analyses. The full articles will be examined, but these are most likely to appear in the Results section when present.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bCs w:val="1"/>
          <w:i w:val="1"/>
          <w:iCs w:val="1"/>
          <w:rPrChange w:author="Moin Syed" w:id="0" w:date="2026-04-30T14:17:19Z">
            <w:rPr>
              <w:b w:val="1"/>
              <w:bCs w:val="1"/>
              <w:i w:val="1"/>
              <w:iCs w:val="1"/>
            </w:rPr>
          </w:rPrChange>
        </w:rPr>
      </w:pPr>
      <w:r w:rsidDel="00000000" w:rsidR="00000000" w:rsidRPr="00000000">
        <w:rPr>
          <w:b w:val="1"/>
          <w:bCs w:val="1"/>
          <w:i w:val="1"/>
          <w:iCs w:val="1"/>
          <w:rtl w:val="0"/>
          <w:rPrChange w:author="Moin Syed" w:id="0" w:date="2026-04-30T14:17:19Z">
            <w:rPr>
              <w:b w:val="1"/>
              <w:bCs w:val="1"/>
              <w:i w:val="1"/>
              <w:iCs w:val="1"/>
            </w:rPr>
          </w:rPrChange>
        </w:rPr>
        <w:t xml:space="preserve">Coding Difficulty</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ind w:firstLine="720"/>
        <w:rPr>
          <w:rPrChange w:author="Moin Syed" w:id="0" w:date="2026-04-30T14:17:19Z">
            <w:rPr/>
          </w:rPrChange>
        </w:rPr>
      </w:pPr>
      <w:r w:rsidDel="00000000" w:rsidR="00000000" w:rsidRPr="00000000">
        <w:rPr>
          <w:rtl w:val="0"/>
          <w:rPrChange w:author="Moin Syed" w:id="0" w:date="2026-04-30T14:17:19Z">
            <w:rPr/>
          </w:rPrChange>
        </w:rPr>
        <w:t xml:space="preserve">Raters will code for how difficult it was to determine their rating, which also can serve as a useful indicator of their confidence in their ratings. We will use the system from O’Mahony </w:t>
      </w:r>
      <w:hyperlink r:id="rId43">
        <w:r w:rsidDel="00000000" w:rsidR="00000000" w:rsidRPr="00000000">
          <w:rPr>
            <w:rtl w:val="0"/>
            <w:rPrChange w:author="Moin Syed" w:id="0" w:date="2026-04-30T14:17:19Z">
              <w:rPr/>
            </w:rPrChange>
          </w:rPr>
          <w:t xml:space="preserve">(2023)</w:t>
        </w:r>
      </w:hyperlink>
      <w:r w:rsidDel="00000000" w:rsidR="00000000" w:rsidRPr="00000000">
        <w:rPr>
          <w:rtl w:val="0"/>
          <w:rPrChange w:author="Moin Syed" w:id="0" w:date="2026-04-30T14:17:19Z">
            <w:rPr/>
          </w:rPrChange>
        </w:rPr>
        <w:t xml:space="preserve">: 1 - Very easy, 2 = Somewhat easy, 3 = Somewhat difficult, and 4 = Very difficult. Raters will provide a global rating for difficulty, rather than for each section. </w:t>
      </w:r>
    </w:p>
    <w:p w:rsidR="00000000" w:rsidDel="00000000" w:rsidP="00000000" w:rsidRDefault="00000000" w:rsidRPr="00000000" w14:paraId="000000AA">
      <w:pPr>
        <w:spacing w:after="240" w:before="240" w:lineRule="auto"/>
        <w:rPr>
          <w:b w:val="1"/>
          <w:bCs w:val="1"/>
          <w:rPrChange w:author="Moin Syed" w:id="0" w:date="2026-04-30T14:17:19Z">
            <w:rPr>
              <w:b w:val="1"/>
              <w:bCs w:val="1"/>
            </w:rPr>
          </w:rPrChange>
        </w:rPr>
      </w:pPr>
      <w:r w:rsidDel="00000000" w:rsidR="00000000" w:rsidRPr="00000000">
        <w:rPr>
          <w:b w:val="1"/>
          <w:bCs w:val="1"/>
          <w:rtl w:val="0"/>
          <w:rPrChange w:author="Moin Syed" w:id="0" w:date="2026-04-30T14:17:19Z">
            <w:rPr>
              <w:b w:val="1"/>
              <w:bCs w:val="1"/>
            </w:rPr>
          </w:rPrChange>
        </w:rPr>
        <w:t xml:space="preserve">Rater Training and Reliability</w:t>
      </w:r>
    </w:p>
    <w:p w:rsidR="00000000" w:rsidDel="00000000" w:rsidP="00000000" w:rsidRDefault="00000000" w:rsidRPr="00000000" w14:paraId="000000AB">
      <w:pPr>
        <w:ind w:firstLine="720"/>
        <w:rPr>
          <w:rPrChange w:author="Moin Syed" w:id="0" w:date="2026-04-30T14:17:19Z">
            <w:rPr/>
          </w:rPrChange>
        </w:rPr>
      </w:pPr>
      <w:r w:rsidDel="00000000" w:rsidR="00000000" w:rsidRPr="00000000">
        <w:rPr>
          <w:rtl w:val="0"/>
          <w:rPrChange w:author="Moin Syed" w:id="0" w:date="2026-04-30T14:17:19Z">
            <w:rPr/>
          </w:rPrChange>
        </w:rPr>
        <w:t xml:space="preserve">The raters for this project will consist of the four authors, a professor of psychology and three doctoral students in social psychology. We conducted a pilot coding process of six articles based on the preliminary coding categories. This pilot process indicated that the coding system was sufficiently clear and applicable, and led to some minor refinements in the definition and scope of the categories. </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ind w:firstLine="720"/>
        <w:rPr>
          <w:rPrChange w:author="Moin Syed" w:id="0" w:date="2026-04-30T14:17:19Z">
            <w:rPr/>
          </w:rPrChange>
        </w:rPr>
      </w:pPr>
      <w:r w:rsidDel="00000000" w:rsidR="00000000" w:rsidRPr="00000000">
        <w:rPr>
          <w:rtl w:val="0"/>
          <w:rPrChange w:author="Moin Syed" w:id="0" w:date="2026-04-30T14:17:19Z">
            <w:rPr/>
          </w:rPrChange>
        </w:rPr>
        <w:t xml:space="preserve">Formal training and establishing reliability will be </w:t>
      </w:r>
      <w:ins w:author="Moin Syed" w:id="174" w:date="2026-04-28T21:05:12Z">
        <w:r w:rsidDel="00000000" w:rsidR="00000000" w:rsidRPr="00000000">
          <w:rPr>
            <w:rtl w:val="0"/>
            <w:rPrChange w:author="Moin Syed" w:id="0" w:date="2026-04-30T14:17:19Z">
              <w:rPr/>
            </w:rPrChange>
          </w:rPr>
          <w:t xml:space="preserve">completed after registration</w:t>
        </w:r>
      </w:ins>
      <w:del w:author="Moin Syed" w:id="174" w:date="2026-04-28T21:05:12Z">
        <w:r w:rsidDel="00000000" w:rsidR="00000000" w:rsidRPr="00000000">
          <w:rPr>
            <w:rtl w:val="0"/>
            <w:rPrChange w:author="Moin Syed" w:id="0" w:date="2026-04-30T14:17:19Z">
              <w:rPr/>
            </w:rPrChange>
          </w:rPr>
          <w:delText xml:space="preserve">done following the review process of this proposal, given that the coding system may change</w:delText>
        </w:r>
      </w:del>
      <w:r w:rsidDel="00000000" w:rsidR="00000000" w:rsidRPr="00000000">
        <w:rPr>
          <w:rtl w:val="0"/>
          <w:rPrChange w:author="Moin Syed" w:id="0" w:date="2026-04-30T14:17:19Z">
            <w:rPr/>
          </w:rPrChange>
        </w:rPr>
        <w:t xml:space="preserve">. The training phase will use articles that are not part of the focal set but share similar characteristics (i.e., articles of the three types that were published in psychology journals across the same time range). We will draw from the following journals that were not included in the focal set: </w:t>
      </w:r>
      <w:r w:rsidDel="00000000" w:rsidR="00000000" w:rsidRPr="00000000">
        <w:rPr>
          <w:i w:val="1"/>
          <w:iCs w:val="1"/>
          <w:rtl w:val="0"/>
          <w:rPrChange w:author="Moin Syed" w:id="0" w:date="2026-04-30T14:17:19Z">
            <w:rPr>
              <w:i w:val="1"/>
              <w:iCs w:val="1"/>
            </w:rPr>
          </w:rPrChange>
        </w:rPr>
        <w:t xml:space="preserve">Assessment</w:t>
      </w:r>
      <w:r w:rsidDel="00000000" w:rsidR="00000000" w:rsidRPr="00000000">
        <w:rPr>
          <w:rtl w:val="0"/>
          <w:rPrChange w:author="Moin Syed" w:id="0" w:date="2026-04-30T14:17:19Z">
            <w:rPr/>
          </w:rPrChange>
        </w:rPr>
        <w:t xml:space="preserve">, </w:t>
      </w:r>
      <w:r w:rsidDel="00000000" w:rsidR="00000000" w:rsidRPr="00000000">
        <w:rPr>
          <w:i w:val="1"/>
          <w:iCs w:val="1"/>
          <w:rtl w:val="0"/>
          <w:rPrChange w:author="Moin Syed" w:id="0" w:date="2026-04-30T14:17:19Z">
            <w:rPr>
              <w:i w:val="1"/>
              <w:iCs w:val="1"/>
            </w:rPr>
          </w:rPrChange>
        </w:rPr>
        <w:t xml:space="preserve">Clinical Psychological Science</w:t>
      </w:r>
      <w:r w:rsidDel="00000000" w:rsidR="00000000" w:rsidRPr="00000000">
        <w:rPr>
          <w:rtl w:val="0"/>
          <w:rPrChange w:author="Moin Syed" w:id="0" w:date="2026-04-30T14:17:19Z">
            <w:rPr/>
          </w:rPrChange>
        </w:rPr>
        <w:t xml:space="preserve">, </w:t>
      </w:r>
      <w:r w:rsidDel="00000000" w:rsidR="00000000" w:rsidRPr="00000000">
        <w:rPr>
          <w:i w:val="1"/>
          <w:iCs w:val="1"/>
          <w:rtl w:val="0"/>
          <w:rPrChange w:author="Moin Syed" w:id="0" w:date="2026-04-30T14:17:19Z">
            <w:rPr>
              <w:i w:val="1"/>
              <w:iCs w:val="1"/>
            </w:rPr>
          </w:rPrChange>
        </w:rPr>
        <w:t xml:space="preserve">Journal of Personality</w:t>
      </w:r>
      <w:r w:rsidDel="00000000" w:rsidR="00000000" w:rsidRPr="00000000">
        <w:rPr>
          <w:rtl w:val="0"/>
          <w:rPrChange w:author="Moin Syed" w:id="0" w:date="2026-04-30T14:17:19Z">
            <w:rPr/>
          </w:rPrChange>
        </w:rPr>
        <w:t xml:space="preserve">, </w:t>
      </w:r>
      <w:r w:rsidDel="00000000" w:rsidR="00000000" w:rsidRPr="00000000">
        <w:rPr>
          <w:i w:val="1"/>
          <w:iCs w:val="1"/>
          <w:rtl w:val="0"/>
          <w:rPrChange w:author="Moin Syed" w:id="0" w:date="2026-04-30T14:17:19Z">
            <w:rPr>
              <w:i w:val="1"/>
              <w:iCs w:val="1"/>
            </w:rPr>
          </w:rPrChange>
        </w:rPr>
        <w:t xml:space="preserve">PloS ONE</w:t>
      </w:r>
      <w:r w:rsidDel="00000000" w:rsidR="00000000" w:rsidRPr="00000000">
        <w:rPr>
          <w:rtl w:val="0"/>
          <w:rPrChange w:author="Moin Syed" w:id="0" w:date="2026-04-30T14:17:19Z">
            <w:rPr/>
          </w:rPrChange>
        </w:rPr>
        <w:t xml:space="preserve">, and </w:t>
      </w:r>
      <w:r w:rsidDel="00000000" w:rsidR="00000000" w:rsidRPr="00000000">
        <w:rPr>
          <w:i w:val="1"/>
          <w:iCs w:val="1"/>
          <w:rtl w:val="0"/>
          <w:rPrChange w:author="Moin Syed" w:id="0" w:date="2026-04-30T14:17:19Z">
            <w:rPr>
              <w:i w:val="1"/>
              <w:iCs w:val="1"/>
            </w:rPr>
          </w:rPrChange>
        </w:rPr>
        <w:t xml:space="preserve">Social Psychological Bulletin</w:t>
      </w:r>
      <w:r w:rsidDel="00000000" w:rsidR="00000000" w:rsidRPr="00000000">
        <w:rPr>
          <w:rtl w:val="0"/>
          <w:rPrChange w:author="Moin Syed" w:id="0" w:date="2026-04-30T14:17:19Z">
            <w:rPr/>
          </w:rPrChange>
        </w:rPr>
        <w:t xml:space="preserve">.</w:t>
      </w:r>
      <w:r w:rsidDel="00000000" w:rsidR="00000000" w:rsidRPr="00000000">
        <w:rPr>
          <w:rtl w:val="0"/>
          <w:rPrChange w:author="Moin Syed" w:id="0" w:date="2026-04-30T14:17:19Z">
            <w:rPr/>
          </w:rPrChange>
        </w:rPr>
        <w:t xml:space="preserve"> </w:t>
      </w:r>
      <w:ins w:author="Moin Syed" w:id="175" w:date="2026-04-27T19:44:05Z">
        <w:r w:rsidDel="00000000" w:rsidR="00000000" w:rsidRPr="00000000">
          <w:rPr>
            <w:rtl w:val="0"/>
            <w:rPrChange w:author="Moin Syed" w:id="0" w:date="2026-04-30T14:17:19Z">
              <w:rPr/>
            </w:rPrChange>
          </w:rPr>
          <w:t xml:space="preserve">These are journals drawn from diverse </w:t>
        </w:r>
        <w:r w:rsidDel="00000000" w:rsidR="00000000" w:rsidRPr="00000000">
          <w:rPr>
            <w:rtl w:val="0"/>
            <w:rPrChange w:author="Moin Syed" w:id="0" w:date="2026-04-30T14:17:19Z">
              <w:rPr/>
            </w:rPrChange>
          </w:rPr>
          <w:t xml:space="preserve">subfields</w:t>
        </w:r>
        <w:r w:rsidDel="00000000" w:rsidR="00000000" w:rsidRPr="00000000">
          <w:rPr>
            <w:rtl w:val="0"/>
            <w:rPrChange w:author="Moin Syed" w:id="0" w:date="2026-04-30T14:17:19Z">
              <w:rPr/>
            </w:rPrChange>
          </w:rPr>
          <w:t xml:space="preserve"> of psychology and all currently publish Registered Reports, and thus are comparable to our focal set of journals. </w:t>
        </w:r>
      </w:ins>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ind w:firstLine="720"/>
        <w:rPr>
          <w:rPrChange w:author="Moin Syed" w:id="0" w:date="2026-04-30T14:17:19Z">
            <w:rPr/>
          </w:rPrChange>
        </w:rPr>
      </w:pPr>
      <w:r w:rsidDel="00000000" w:rsidR="00000000" w:rsidRPr="00000000">
        <w:rPr>
          <w:rtl w:val="0"/>
          <w:rPrChange w:author="Moin Syed" w:id="0" w:date="2026-04-30T14:17:19Z">
            <w:rPr/>
          </w:rPrChange>
        </w:rPr>
        <w:t xml:space="preserve">The training phase will consist of four steps: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ind w:firstLine="720"/>
        <w:rPr>
          <w:rPrChange w:author="Moin Syed" w:id="0" w:date="2026-04-30T14:17:19Z">
            <w:rPr/>
          </w:rPrChange>
        </w:rPr>
      </w:pPr>
      <w:r w:rsidDel="00000000" w:rsidR="00000000" w:rsidRPr="00000000">
        <w:rPr>
          <w:rtl w:val="0"/>
          <w:rPrChange w:author="Moin Syed" w:id="0" w:date="2026-04-30T14:17:19Z">
            <w:rPr/>
          </w:rPrChange>
        </w:rPr>
        <w:t xml:space="preserve">Step 1 will be for the rating team to become familiar with the coding system and how to apply it to the articles. We will independently code two articles during a project meeting and then have a discussion about our coding system.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ind w:firstLine="720"/>
        <w:rPr>
          <w:rPrChange w:author="Moin Syed" w:id="0" w:date="2026-04-30T14:17:19Z">
            <w:rPr/>
          </w:rPrChange>
        </w:rPr>
      </w:pPr>
      <w:r w:rsidDel="00000000" w:rsidR="00000000" w:rsidRPr="00000000">
        <w:rPr>
          <w:rtl w:val="0"/>
          <w:rPrChange w:author="Moin Syed" w:id="0" w:date="2026-04-30T14:17:19Z">
            <w:rPr/>
          </w:rPrChange>
        </w:rPr>
        <w:t xml:space="preserve">Step 2 will involve the raters independently coding a set of five articles. This coding will be subject to reliability analysis using average pairwise percent agreement and Fleiss’s Kappa to quantify the degree of agreement. </w:t>
      </w:r>
      <w:ins w:author="Moin Syed" w:id="176" w:date="2026-04-28T21:06:14Z">
        <w:r w:rsidDel="00000000" w:rsidR="00000000" w:rsidRPr="00000000">
          <w:rPr>
            <w:rtl w:val="0"/>
            <w:rPrChange w:author="Moin Syed" w:id="0" w:date="2026-04-30T14:17:19Z">
              <w:rPr/>
            </w:rPrChange>
          </w:rPr>
          <w:t xml:space="preserve">Reliability will be examined for each of the eight components to be coded (six sections of the articles, section headers, and coding difficulty). </w:t>
        </w:r>
      </w:ins>
      <w:r w:rsidDel="00000000" w:rsidR="00000000" w:rsidRPr="00000000">
        <w:rPr>
          <w:rtl w:val="0"/>
          <w:rPrChange w:author="Moin Syed" w:id="0" w:date="2026-04-30T14:17:19Z">
            <w:rPr/>
          </w:rPrChange>
        </w:rPr>
        <w:t xml:space="preserve">The raters will then have a meeting in which they discuss the disagreements.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ind w:firstLine="720"/>
        <w:rPr>
          <w:rPrChange w:author="Moin Syed" w:id="0" w:date="2026-04-30T14:17:19Z">
            <w:rPr/>
          </w:rPrChange>
        </w:rPr>
      </w:pPr>
      <w:r w:rsidDel="00000000" w:rsidR="00000000" w:rsidRPr="00000000">
        <w:rPr>
          <w:rtl w:val="0"/>
          <w:rPrChange w:author="Moin Syed" w:id="0" w:date="2026-04-30T14:17:19Z">
            <w:rPr/>
          </w:rPrChange>
        </w:rPr>
        <w:t xml:space="preserve">Step 3 will be a repeat of Step 2 but with 10 new articles. Once again, average pairwise percent agreement and Fleiss’s Kappa will be used to quantify the degree of agreement. If percent agreement exceeds .80 and Kappa exceeds .60, then the training phase will be complete. If not, then we will continue the training phase with a new set of 10 articles until these thresholds are reached.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ind w:firstLine="720"/>
        <w:rPr>
          <w:rPrChange w:author="Moin Syed" w:id="0" w:date="2026-04-30T14:17:19Z">
            <w:rPr/>
          </w:rPrChange>
        </w:rPr>
      </w:pPr>
      <w:r w:rsidDel="00000000" w:rsidR="00000000" w:rsidRPr="00000000">
        <w:rPr>
          <w:rtl w:val="0"/>
          <w:rPrChange w:author="Moin Syed" w:id="0" w:date="2026-04-30T14:17:19Z">
            <w:rPr/>
          </w:rPrChange>
        </w:rPr>
        <w:t xml:space="preserve">The focal set of 300 articles will be coded by the four raters, arranged in two teams of two raters each. Each team will code </w:t>
      </w:r>
      <w:ins w:author="Moin Syed" w:id="177" w:date="2026-04-28T21:09:20Z">
        <w:r w:rsidDel="00000000" w:rsidR="00000000" w:rsidRPr="00000000">
          <w:rPr>
            <w:rtl w:val="0"/>
            <w:rPrChange w:author="Moin Syed" w:id="0" w:date="2026-04-30T14:17:19Z">
              <w:rPr/>
            </w:rPrChange>
          </w:rPr>
          <w:t xml:space="preserve">125</w:t>
        </w:r>
      </w:ins>
      <w:del w:author="Moin Syed" w:id="177" w:date="2026-04-28T21:09:20Z">
        <w:r w:rsidDel="00000000" w:rsidR="00000000" w:rsidRPr="00000000">
          <w:rPr>
            <w:rtl w:val="0"/>
            <w:rPrChange w:author="Moin Syed" w:id="0" w:date="2026-04-30T14:17:19Z">
              <w:rPr/>
            </w:rPrChange>
          </w:rPr>
          <w:delText xml:space="preserve">100 </w:delText>
        </w:r>
      </w:del>
      <w:ins w:author="Moin Syed" w:id="177" w:date="2026-04-28T21:09:20Z">
        <w:r w:rsidDel="00000000" w:rsidR="00000000" w:rsidRPr="00000000">
          <w:rPr>
            <w:rtl w:val="0"/>
            <w:rPrChange w:author="Moin Syed" w:id="0" w:date="2026-04-30T14:17:19Z">
              <w:rPr/>
            </w:rPrChange>
          </w:rPr>
          <w:t xml:space="preserve"> </w:t>
        </w:r>
      </w:ins>
      <w:r w:rsidDel="00000000" w:rsidR="00000000" w:rsidRPr="00000000">
        <w:rPr>
          <w:rtl w:val="0"/>
          <w:rPrChange w:author="Moin Syed" w:id="0" w:date="2026-04-30T14:17:19Z">
            <w:rPr/>
          </w:rPrChange>
        </w:rPr>
        <w:t xml:space="preserve">unique articles, with the remaining </w:t>
      </w:r>
      <w:ins w:author="Moin Syed" w:id="178" w:date="2026-04-28T21:09:33Z">
        <w:r w:rsidDel="00000000" w:rsidR="00000000" w:rsidRPr="00000000">
          <w:rPr>
            <w:rtl w:val="0"/>
            <w:rPrChange w:author="Moin Syed" w:id="0" w:date="2026-04-30T14:17:19Z">
              <w:rPr/>
            </w:rPrChange>
          </w:rPr>
          <w:t xml:space="preserve">50</w:t>
        </w:r>
      </w:ins>
      <w:del w:author="Moin Syed" w:id="178" w:date="2026-04-28T21:09:33Z">
        <w:r w:rsidDel="00000000" w:rsidR="00000000" w:rsidRPr="00000000">
          <w:rPr>
            <w:rtl w:val="0"/>
            <w:rPrChange w:author="Moin Syed" w:id="0" w:date="2026-04-30T14:17:19Z">
              <w:rPr/>
            </w:rPrChange>
          </w:rPr>
          <w:delText xml:space="preserve">100 </w:delText>
        </w:r>
      </w:del>
      <w:ins w:author="Moin Syed" w:id="178" w:date="2026-04-28T21:09:33Z">
        <w:r w:rsidDel="00000000" w:rsidR="00000000" w:rsidRPr="00000000">
          <w:rPr>
            <w:rtl w:val="0"/>
            <w:rPrChange w:author="Moin Syed" w:id="0" w:date="2026-04-30T14:17:19Z">
              <w:rPr/>
            </w:rPrChange>
          </w:rPr>
          <w:t xml:space="preserve"> </w:t>
        </w:r>
      </w:ins>
      <w:r w:rsidDel="00000000" w:rsidR="00000000" w:rsidRPr="00000000">
        <w:rPr>
          <w:rtl w:val="0"/>
          <w:rPrChange w:author="Moin Syed" w:id="0" w:date="2026-04-30T14:17:19Z">
            <w:rPr/>
          </w:rPrChange>
        </w:rPr>
        <w:t xml:space="preserve">articles being coded by all four raters.</w:t>
      </w:r>
      <w:ins w:author="Moin Syed" w:id="179" w:date="2026-04-28T21:09:58Z">
        <w:r w:rsidDel="00000000" w:rsidR="00000000" w:rsidRPr="00000000">
          <w:rPr>
            <w:rtl w:val="0"/>
            <w:rPrChange w:author="Moin Syed" w:id="0" w:date="2026-04-30T14:17:19Z">
              <w:rPr/>
            </w:rPrChange>
          </w:rPr>
          <w:t xml:space="preserve"> The articles coded by all four raters will be interspersed across the coding period to assess rater drift. </w:t>
        </w:r>
      </w:ins>
      <w:r w:rsidDel="00000000" w:rsidR="00000000" w:rsidRPr="00000000">
        <w:rPr>
          <w:rtl w:val="0"/>
          <w:rPrChange w:author="Moin Syed" w:id="0" w:date="2026-04-30T14:17:19Z">
            <w:rPr/>
          </w:rPrChange>
        </w:rPr>
        <w:t xml:space="preserve"> </w:t>
      </w:r>
      <w:del w:author="Moin Syed" w:id="180" w:date="2026-04-28T21:08:30Z">
        <w:r w:rsidDel="00000000" w:rsidR="00000000" w:rsidRPr="00000000">
          <w:rPr>
            <w:rtl w:val="0"/>
            <w:rPrChange w:author="Moin Syed" w:id="0" w:date="2026-04-30T14:17:19Z">
              <w:rPr/>
            </w:rPrChange>
          </w:rPr>
          <w:delText xml:space="preserve">The coding will proceed across 8 weeks, </w:delText>
        </w:r>
        <w:r w:rsidDel="00000000" w:rsidR="00000000" w:rsidRPr="00000000">
          <w:rPr>
            <w:rtl w:val="0"/>
            <w:rPrChange w:author="Moin Syed" w:id="0" w:date="2026-04-30T14:17:19Z">
              <w:rPr/>
            </w:rPrChange>
          </w:rPr>
          <w:delText xml:space="preserve">with the coding for each week alternating between the 25 common articles and 50 unique articles</w:delText>
        </w:r>
        <w:r w:rsidDel="00000000" w:rsidR="00000000" w:rsidRPr="00000000">
          <w:rPr>
            <w:rtl w:val="0"/>
            <w:rPrChange w:author="Moin Syed" w:id="0" w:date="2026-04-30T14:17:19Z">
              <w:rPr/>
            </w:rPrChange>
          </w:rPr>
          <w:delText xml:space="preserve">. </w:delText>
        </w:r>
      </w:del>
      <w:r w:rsidDel="00000000" w:rsidR="00000000" w:rsidRPr="00000000">
        <w:rPr>
          <w:rtl w:val="0"/>
          <w:rPrChange w:author="Moin Syed" w:id="0" w:date="2026-04-30T14:17:19Z">
            <w:rPr/>
          </w:rPrChange>
        </w:rPr>
        <w:t xml:space="preserve">Percent agreement will be assessed for each batch, and the raters for that batch will meet to resolve discrepancies via discussion. All data and code will be made openly available at </w:t>
      </w:r>
      <w:hyperlink r:id="rId44">
        <w:r w:rsidDel="00000000" w:rsidR="00000000" w:rsidRPr="00000000">
          <w:rPr>
            <w:color w:val="1155cc"/>
            <w:u w:val="single"/>
            <w:rtl w:val="0"/>
            <w:rPrChange w:author="Moin Syed" w:id="0" w:date="2026-04-30T14:17:19Z">
              <w:rPr>
                <w:color w:val="1155cc"/>
                <w:u w:val="single"/>
              </w:rPr>
            </w:rPrChange>
          </w:rPr>
          <w:t xml:space="preserve">https://osf.io/4vbtq/</w:t>
        </w:r>
      </w:hyperlink>
      <w:r w:rsidDel="00000000" w:rsidR="00000000" w:rsidRPr="00000000">
        <w:rPr>
          <w:rtl w:val="0"/>
          <w:rPrChange w:author="Moin Syed" w:id="0" w:date="2026-04-30T14:17:19Z">
            <w:rPr/>
          </w:rPrChange>
        </w:rPr>
        <w:t xml:space="preserve">.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jc w:val="center"/>
        <w:rPr>
          <w:b w:val="1"/>
          <w:bCs w:val="1"/>
          <w:rPrChange w:author="Moin Syed" w:id="0" w:date="2026-04-30T14:17:19Z">
            <w:rPr>
              <w:b w:val="1"/>
              <w:bCs w:val="1"/>
            </w:rPr>
          </w:rPrChange>
        </w:rPr>
      </w:pPr>
      <w:r w:rsidDel="00000000" w:rsidR="00000000" w:rsidRPr="00000000">
        <w:rPr>
          <w:b w:val="1"/>
          <w:bCs w:val="1"/>
          <w:rtl w:val="0"/>
          <w:rPrChange w:author="Moin Syed" w:id="0" w:date="2026-04-30T14:17:19Z">
            <w:rPr>
              <w:b w:val="1"/>
              <w:bCs w:val="1"/>
            </w:rPr>
          </w:rPrChange>
        </w:rPr>
        <w:t xml:space="preserve">Planned Analysis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Change w:author="Moin Syed" w:id="0" w:date="2026-04-30T14:17:19Z">
            <w:rPr>
              <w:b w:val="1"/>
              <w:bCs w:val="1"/>
            </w:rPr>
          </w:rPrChange>
        </w:rPr>
      </w:pPr>
      <w:r w:rsidDel="00000000" w:rsidR="00000000" w:rsidRPr="00000000">
        <w:rPr>
          <w:b w:val="1"/>
          <w:bCs w:val="1"/>
          <w:rtl w:val="0"/>
          <w:rPrChange w:author="Moin Syed" w:id="0" w:date="2026-04-30T14:17:19Z">
            <w:rPr>
              <w:b w:val="1"/>
              <w:bCs w:val="1"/>
            </w:rPr>
          </w:rPrChange>
        </w:rPr>
        <w:t xml:space="preserve">Hypothesis Tests</w:t>
      </w:r>
    </w:p>
    <w:p w:rsidR="00000000" w:rsidDel="00000000" w:rsidP="00000000" w:rsidRDefault="00000000" w:rsidRPr="00000000" w14:paraId="000000BC">
      <w:pPr>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BD">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Change w:author="Moin Syed" w:id="182" w:date="2026-04-28T13:41:34Z">
              <w:rPr>
                <w:b w:val="1"/>
                <w:bCs w:val="1"/>
              </w:rPr>
            </w:rPrChange>
          </w:rPr>
          <w:t xml:space="preserve">Each hypothesis will be tested using three indices: presence, prominence, and section headings. Analytic code using simulated data is available at </w:t>
        </w:r>
        <w:r w:rsidDel="00000000" w:rsidR="00000000" w:rsidRPr="00000000">
          <w:fldChar w:fldCharType="begin"/>
        </w:r>
        <w:r w:rsidDel="00000000" w:rsidR="00000000" w:rsidRPr="00000000">
          <w:instrText xml:space="preserve">HYPERLINK "https://osf.io/4vbtq/"</w:instrText>
        </w:r>
        <w:r w:rsidDel="00000000" w:rsidR="00000000" w:rsidRPr="00000000">
          <w:fldChar w:fldCharType="separate"/>
        </w:r>
        <w:r w:rsidDel="00000000" w:rsidR="00000000" w:rsidRPr="00000000">
          <w:rPr>
            <w:rtl w:val="0"/>
            <w:rPrChange w:author="Moin Syed" w:id="0" w:date="2026-04-30T14:17:19Z">
              <w:rPr>
                <w:rFonts w:ascii="Times New Roman" w:cs="Times New Roman" w:eastAsia="Times New Roman" w:hAnsi="Times New Roman"/>
                <w:color w:val="1155cc"/>
                <w:u w:val="single"/>
              </w:rPr>
            </w:rPrChange>
          </w:rPr>
          <w:t xml:space="preserve">https://osf.io/4vbtq/</w:t>
        </w:r>
        <w:r w:rsidDel="00000000" w:rsidR="00000000" w:rsidRPr="00000000">
          <w:fldChar w:fldCharType="end"/>
        </w:r>
        <w:r w:rsidDel="00000000" w:rsidR="00000000" w:rsidRPr="00000000">
          <w:rPr>
            <w:rtl w:val="0"/>
            <w:rPrChange w:author="Moin Syed" w:id="182" w:date="2026-04-28T13:41:34Z">
              <w:rPr>
                <w:b w:val="1"/>
                <w:bCs w:val="1"/>
              </w:rPr>
            </w:rPrChange>
          </w:rPr>
          <w:t xml:space="preserve">. Alpha is set at .05, but we will use the false discovery rate adjustment (Benjamini &amp; Hochberg, 1995) using the p.adjust() function in R to account for multiple tests. All analyses will be conducted in R version 4.5.2 (R Core Team, 2022). </w:t>
        </w:r>
      </w:ins>
    </w:p>
    <w:p w:rsidR="00000000" w:rsidDel="00000000" w:rsidP="00000000" w:rsidRDefault="00000000" w:rsidRPr="00000000" w14:paraId="000000BE">
      <w:pPr>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BF">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Change w:author="Moin Syed" w:id="182" w:date="2026-04-28T13:41:34Z">
              <w:rPr>
                <w:b w:val="1"/>
                <w:bCs w:val="1"/>
              </w:rPr>
            </w:rPrChange>
          </w:rPr>
          <w:t xml:space="preserve">Regarding probable effect sizes, the arguments made in the literature that registration will restrict exploratory research has often used extreme language such as that it will “put researchers in chains” </w:t>
        </w:r>
        <w:r w:rsidDel="00000000" w:rsidR="00000000" w:rsidRPr="00000000">
          <w:fldChar w:fldCharType="begin"/>
        </w:r>
        <w:r w:rsidDel="00000000" w:rsidR="00000000" w:rsidRPr="00000000">
          <w:instrText xml:space="preserve">HYPERLINK "https://www.zotero.org/google-docs/?MML8N9"</w:instrText>
        </w:r>
        <w:r w:rsidDel="00000000" w:rsidR="00000000" w:rsidRPr="00000000">
          <w:fldChar w:fldCharType="separate"/>
        </w:r>
        <w:r w:rsidDel="00000000" w:rsidR="00000000" w:rsidRPr="00000000">
          <w:rPr>
            <w:rtl w:val="0"/>
            <w:rPrChange w:author="Moin Syed" w:id="0" w:date="2026-04-30T14:17:19Z">
              <w:rPr/>
            </w:rPrChange>
          </w:rPr>
          <w:t xml:space="preserve">(Scott, 2013)</w:t>
        </w:r>
        <w:r w:rsidDel="00000000" w:rsidR="00000000" w:rsidRPr="00000000">
          <w:fldChar w:fldCharType="end"/>
        </w:r>
        <w:r w:rsidDel="00000000" w:rsidR="00000000" w:rsidRPr="00000000">
          <w:rPr>
            <w:rtl w:val="0"/>
            <w:rPrChange w:author="Moin Syed" w:id="182" w:date="2026-04-28T13:41:34Z">
              <w:rPr>
                <w:b w:val="1"/>
                <w:bCs w:val="1"/>
              </w:rPr>
            </w:rPrChange>
          </w:rPr>
          <w:t xml:space="preserve">, “stifle discovery” </w:t>
        </w:r>
        <w:r w:rsidDel="00000000" w:rsidR="00000000" w:rsidRPr="00000000">
          <w:fldChar w:fldCharType="begin"/>
        </w:r>
        <w:r w:rsidDel="00000000" w:rsidR="00000000" w:rsidRPr="00000000">
          <w:instrText xml:space="preserve">HYPERLINK "https://www.zotero.org/google-docs/?gp4Jc0"</w:instrText>
        </w:r>
        <w:r w:rsidDel="00000000" w:rsidR="00000000" w:rsidRPr="00000000">
          <w:fldChar w:fldCharType="separate"/>
        </w:r>
        <w:r w:rsidDel="00000000" w:rsidR="00000000" w:rsidRPr="00000000">
          <w:rPr>
            <w:rtl w:val="0"/>
            <w:rPrChange w:author="Moin Syed" w:id="0" w:date="2026-04-30T14:17:19Z">
              <w:rPr/>
            </w:rPrChange>
          </w:rPr>
          <w:t xml:space="preserve">(Goldin-Meadow, 2016)</w:t>
        </w:r>
        <w:r w:rsidDel="00000000" w:rsidR="00000000" w:rsidRPr="00000000">
          <w:fldChar w:fldCharType="end"/>
        </w:r>
        <w:r w:rsidDel="00000000" w:rsidR="00000000" w:rsidRPr="00000000">
          <w:rPr>
            <w:rtl w:val="0"/>
            <w:rPrChange w:author="Moin Syed" w:id="182" w:date="2026-04-28T13:41:34Z">
              <w:rPr>
                <w:b w:val="1"/>
                <w:bCs w:val="1"/>
              </w:rPr>
            </w:rPrChange>
          </w:rPr>
          <w:t xml:space="preserve"> and serves as a “stranglehold” on research </w:t>
        </w:r>
        <w:r w:rsidDel="00000000" w:rsidR="00000000" w:rsidRPr="00000000">
          <w:fldChar w:fldCharType="begin"/>
        </w:r>
        <w:r w:rsidDel="00000000" w:rsidR="00000000" w:rsidRPr="00000000">
          <w:instrText xml:space="preserve">HYPERLINK "https://www.zotero.org/google-docs/?IRD6z5"</w:instrText>
        </w:r>
        <w:r w:rsidDel="00000000" w:rsidR="00000000" w:rsidRPr="00000000">
          <w:fldChar w:fldCharType="separate"/>
        </w:r>
        <w:r w:rsidDel="00000000" w:rsidR="00000000" w:rsidRPr="00000000">
          <w:rPr>
            <w:rtl w:val="0"/>
            <w:rPrChange w:author="Moin Syed" w:id="0" w:date="2026-04-30T14:17:19Z">
              <w:rPr/>
            </w:rPrChange>
          </w:rPr>
          <w:t xml:space="preserve">(McDermott, 2022)</w:t>
        </w:r>
        <w:r w:rsidDel="00000000" w:rsidR="00000000" w:rsidRPr="00000000">
          <w:fldChar w:fldCharType="end"/>
        </w:r>
        <w:r w:rsidDel="00000000" w:rsidR="00000000" w:rsidRPr="00000000">
          <w:rPr>
            <w:rtl w:val="0"/>
            <w:rPrChange w:author="Moin Syed" w:id="182" w:date="2026-04-28T13:41:34Z">
              <w:rPr>
                <w:b w:val="1"/>
                <w:bCs w:val="1"/>
              </w:rPr>
            </w:rPrChange>
          </w:rPr>
          <w:t xml:space="preserve">. The severity of this language clearly implies a large effect, that we would see a dramatically lower rate of exploratory work in registered compared to non-registered studies. The only available evidence, however, indicates a moderate difference in the </w:t>
        </w:r>
        <w:r w:rsidDel="00000000" w:rsidR="00000000" w:rsidRPr="00000000">
          <w:rPr>
            <w:i w:val="1"/>
            <w:iCs w:val="1"/>
            <w:rtl w:val="0"/>
            <w:rPrChange w:author="Moin Syed" w:id="182" w:date="2026-04-28T13:41:34Z">
              <w:rPr>
                <w:b w:val="1"/>
                <w:bCs w:val="1"/>
              </w:rPr>
            </w:rPrChange>
          </w:rPr>
          <w:t xml:space="preserve">other </w:t>
        </w:r>
        <w:r w:rsidDel="00000000" w:rsidR="00000000" w:rsidRPr="00000000">
          <w:rPr>
            <w:rtl w:val="0"/>
            <w:rPrChange w:author="Moin Syed" w:id="182" w:date="2026-04-28T13:41:34Z">
              <w:rPr>
                <w:b w:val="1"/>
                <w:bCs w:val="1"/>
              </w:rPr>
            </w:rPrChange>
          </w:rPr>
          <w:t xml:space="preserve">direction, with a greater prevalence of exploratory research in Registered Reports compared with standard reports </w:t>
        </w:r>
        <w:r w:rsidDel="00000000" w:rsidR="00000000" w:rsidRPr="00000000">
          <w:fldChar w:fldCharType="begin"/>
        </w:r>
        <w:r w:rsidDel="00000000" w:rsidR="00000000" w:rsidRPr="00000000">
          <w:instrText xml:space="preserve">HYPERLINK "https://www.zotero.org/google-docs/?H9FSwJ"</w:instrText>
        </w:r>
        <w:r w:rsidDel="00000000" w:rsidR="00000000" w:rsidRPr="00000000">
          <w:fldChar w:fldCharType="separate"/>
        </w:r>
        <w:r w:rsidDel="00000000" w:rsidR="00000000" w:rsidRPr="00000000">
          <w:rPr>
            <w:rtl w:val="0"/>
            <w:rPrChange w:author="Moin Syed" w:id="0" w:date="2026-04-30T14:17:19Z">
              <w:rPr/>
            </w:rPrChange>
          </w:rPr>
          <w:t xml:space="preserve">(O’Mahony, 2023)</w:t>
        </w:r>
        <w:r w:rsidDel="00000000" w:rsidR="00000000" w:rsidRPr="00000000">
          <w:fldChar w:fldCharType="end"/>
        </w:r>
        <w:r w:rsidDel="00000000" w:rsidR="00000000" w:rsidRPr="00000000">
          <w:rPr>
            <w:rtl w:val="0"/>
            <w:rPrChange w:author="Moin Syed" w:id="182" w:date="2026-04-28T13:41:34Z">
              <w:rPr>
                <w:b w:val="1"/>
                <w:bCs w:val="1"/>
              </w:rPr>
            </w:rPrChange>
          </w:rPr>
          <w:t xml:space="preserve">. The effect size phi, appropriate for 2x2 chi-square tests, was not reported in O’Mahony </w:t>
        </w:r>
        <w:r w:rsidDel="00000000" w:rsidR="00000000" w:rsidRPr="00000000">
          <w:fldChar w:fldCharType="begin"/>
        </w:r>
        <w:r w:rsidDel="00000000" w:rsidR="00000000" w:rsidRPr="00000000">
          <w:instrText xml:space="preserve">HYPERLINK "https://www.zotero.org/google-docs/?MhiHRw"</w:instrText>
        </w:r>
        <w:r w:rsidDel="00000000" w:rsidR="00000000" w:rsidRPr="00000000">
          <w:fldChar w:fldCharType="separate"/>
        </w:r>
        <w:r w:rsidDel="00000000" w:rsidR="00000000" w:rsidRPr="00000000">
          <w:rPr>
            <w:rtl w:val="0"/>
            <w:rPrChange w:author="Moin Syed" w:id="0" w:date="2026-04-30T14:17:19Z">
              <w:rPr/>
            </w:rPrChange>
          </w:rPr>
          <w:t xml:space="preserve">(2023)</w:t>
        </w:r>
        <w:r w:rsidDel="00000000" w:rsidR="00000000" w:rsidRPr="00000000">
          <w:fldChar w:fldCharType="end"/>
        </w:r>
        <w:r w:rsidDel="00000000" w:rsidR="00000000" w:rsidRPr="00000000">
          <w:rPr>
            <w:rtl w:val="0"/>
            <w:rPrChange w:author="Moin Syed" w:id="182" w:date="2026-04-28T13:41:34Z">
              <w:rPr>
                <w:b w:val="1"/>
                <w:bCs w:val="1"/>
              </w:rPr>
            </w:rPrChange>
          </w:rPr>
          <w:t xml:space="preserve">, but we can use the reported test statistic, ꭕ</w:t>
        </w:r>
        <w:r w:rsidDel="00000000" w:rsidR="00000000" w:rsidRPr="00000000">
          <w:rPr>
            <w:vertAlign w:val="superscript"/>
            <w:rtl w:val="0"/>
            <w:rPrChange w:author="Moin Syed" w:id="182" w:date="2026-04-28T13:41:34Z">
              <w:rPr>
                <w:b w:val="1"/>
                <w:bCs w:val="1"/>
              </w:rPr>
            </w:rPrChange>
          </w:rPr>
          <w:t xml:space="preserve">2</w:t>
        </w:r>
        <w:r w:rsidDel="00000000" w:rsidR="00000000" w:rsidRPr="00000000">
          <w:rPr>
            <w:rtl w:val="0"/>
            <w:rPrChange w:author="Moin Syed" w:id="182" w:date="2026-04-28T13:41:34Z">
              <w:rPr>
                <w:b w:val="1"/>
                <w:bCs w:val="1"/>
              </w:rPr>
            </w:rPrChange>
          </w:rPr>
          <w:t xml:space="preserve">(1,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510) = 16.19, p &lt; 0.001, to calculate it as ɸ =.18. </w:t>
        </w:r>
      </w:ins>
    </w:p>
    <w:p w:rsidR="00000000" w:rsidDel="00000000" w:rsidP="00000000" w:rsidRDefault="00000000" w:rsidRPr="00000000" w14:paraId="000000C0">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C1">
      <w:pPr>
        <w:ind w:firstLine="720"/>
        <w:rPr>
          <w:ins w:author="Moin Syed" w:id="181" w:date="2026-04-28T13:41:34Z"/>
          <w:rPrChange w:author="Moin Syed" w:id="0" w:date="2026-04-30T14:17:19Z">
            <w:rPr>
              <w:b w:val="1"/>
              <w:bCs w:val="1"/>
            </w:rPr>
          </w:rPrChange>
        </w:rPr>
      </w:pPr>
      <w:ins w:author="Moin Syed" w:id="181" w:date="2026-04-28T13:41:34Z">
        <w:r w:rsidDel="00000000" w:rsidR="00000000" w:rsidRPr="00000000">
          <w:rPr>
            <w:rtl w:val="0"/>
            <w:rPrChange w:author="Moin Syed" w:id="182" w:date="2026-04-28T13:41:34Z">
              <w:rPr>
                <w:b w:val="1"/>
                <w:bCs w:val="1"/>
              </w:rPr>
            </w:rPrChange>
          </w:rPr>
          <w:t xml:space="preserve">It is difficult to say what effect size is the smallest that would be meaningful. Our goal in this project, however, is to address the extreme claims about the damaging impact of registration, and thus are primarily interested in large effects. Given that we are conducting a more tightly controlled analysis than </w:t>
        </w:r>
        <w:r w:rsidDel="00000000" w:rsidR="00000000" w:rsidRPr="00000000">
          <w:fldChar w:fldCharType="begin"/>
        </w:r>
        <w:r w:rsidDel="00000000" w:rsidR="00000000" w:rsidRPr="00000000">
          <w:instrText xml:space="preserve">HYPERLINK "https://www.zotero.org/google-docs/?VRbCXJ"</w:instrText>
        </w:r>
        <w:r w:rsidDel="00000000" w:rsidR="00000000" w:rsidRPr="00000000">
          <w:fldChar w:fldCharType="separate"/>
        </w:r>
        <w:r w:rsidDel="00000000" w:rsidR="00000000" w:rsidRPr="00000000">
          <w:rPr>
            <w:rtl w:val="0"/>
            <w:rPrChange w:author="Moin Syed" w:id="0" w:date="2026-04-30T14:17:19Z">
              <w:rPr/>
            </w:rPrChange>
          </w:rPr>
          <w:t xml:space="preserve">O’Mahony (2023</w:t>
        </w:r>
        <w:r w:rsidDel="00000000" w:rsidR="00000000" w:rsidRPr="00000000">
          <w:fldChar w:fldCharType="end"/>
        </w:r>
        <w:r w:rsidDel="00000000" w:rsidR="00000000" w:rsidRPr="00000000">
          <w:rPr>
            <w:rtl w:val="0"/>
            <w:rPrChange w:author="Moin Syed" w:id="182" w:date="2026-04-28T13:41:34Z">
              <w:rPr>
                <w:b w:val="1"/>
                <w:bCs w:val="1"/>
              </w:rPr>
            </w:rPrChange>
          </w:rPr>
          <w:t xml:space="preserve">), in terms of assessment of reported exploratory </w:t>
        </w:r>
        <w:r w:rsidDel="00000000" w:rsidR="00000000" w:rsidRPr="00000000">
          <w:rPr>
            <w:rtl w:val="0"/>
            <w:rPrChange w:author="Moin Syed" w:id="182" w:date="2026-04-28T13:41:34Z">
              <w:rPr>
                <w:b w:val="1"/>
                <w:bCs w:val="1"/>
              </w:rPr>
            </w:rPrChange>
          </w:rPr>
          <w:t xml:space="preserve">research</w:t>
        </w:r>
        <w:r w:rsidDel="00000000" w:rsidR="00000000" w:rsidRPr="00000000">
          <w:rPr>
            <w:rtl w:val="0"/>
            <w:rPrChange w:author="Moin Syed" w:id="182" w:date="2026-04-28T13:41:34Z">
              <w:rPr>
                <w:b w:val="1"/>
                <w:bCs w:val="1"/>
              </w:rPr>
            </w:rPrChange>
          </w:rPr>
          <w:t xml:space="preserve">, we opted to use ɸ =.20 as the target effect size for 2x2 chi squares and the corresponding Cohen’s </w:t>
        </w:r>
        <w:r w:rsidDel="00000000" w:rsidR="00000000" w:rsidRPr="00000000">
          <w:rPr>
            <w:i w:val="1"/>
            <w:iCs w:val="1"/>
            <w:rtl w:val="0"/>
            <w:rPrChange w:author="Moin Syed" w:id="182" w:date="2026-04-28T13:41:34Z">
              <w:rPr>
                <w:b w:val="1"/>
                <w:bCs w:val="1"/>
              </w:rPr>
            </w:rPrChange>
          </w:rPr>
          <w:t xml:space="preserve">d </w:t>
        </w:r>
        <w:r w:rsidDel="00000000" w:rsidR="00000000" w:rsidRPr="00000000">
          <w:rPr>
            <w:rtl w:val="0"/>
            <w:rPrChange w:author="Moin Syed" w:id="182" w:date="2026-04-28T13:41:34Z">
              <w:rPr>
                <w:b w:val="1"/>
                <w:bCs w:val="1"/>
              </w:rPr>
            </w:rPrChange>
          </w:rPr>
          <w:t xml:space="preserve">= .40 for </w:t>
        </w:r>
        <w:r w:rsidDel="00000000" w:rsidR="00000000" w:rsidRPr="00000000">
          <w:rPr>
            <w:i w:val="1"/>
            <w:iCs w:val="1"/>
            <w:rtl w:val="0"/>
            <w:rPrChange w:author="Moin Syed" w:id="182" w:date="2026-04-28T13:41:34Z">
              <w:rPr>
                <w:b w:val="1"/>
                <w:bCs w:val="1"/>
              </w:rPr>
            </w:rPrChange>
          </w:rPr>
          <w:t xml:space="preserve">t</w:t>
        </w:r>
        <w:r w:rsidDel="00000000" w:rsidR="00000000" w:rsidRPr="00000000">
          <w:rPr>
            <w:rtl w:val="0"/>
            <w:rPrChange w:author="Moin Syed" w:id="182" w:date="2026-04-28T13:41:34Z">
              <w:rPr>
                <w:b w:val="1"/>
                <w:bCs w:val="1"/>
              </w:rPr>
            </w:rPrChange>
          </w:rPr>
          <w:t xml:space="preserve">-tests. Power analyses were conducted using t</w:t>
        </w:r>
        <w:r w:rsidDel="00000000" w:rsidR="00000000" w:rsidRPr="00000000">
          <w:rPr>
            <w:rtl w:val="0"/>
            <w:rPrChange w:author="Moin Syed" w:id="182" w:date="2026-04-28T13:41:34Z">
              <w:rPr>
                <w:b w:val="1"/>
                <w:bCs w:val="1"/>
              </w:rPr>
            </w:rPrChange>
          </w:rPr>
          <w:t xml:space="preserve">he pwr.chisq.test() and pwr.t.test() functions from the </w:t>
        </w:r>
        <w:r w:rsidDel="00000000" w:rsidR="00000000" w:rsidRPr="00000000">
          <w:rPr>
            <w:i w:val="1"/>
            <w:iCs w:val="1"/>
            <w:rtl w:val="0"/>
            <w:rPrChange w:author="Moin Syed" w:id="182" w:date="2026-04-28T13:41:34Z">
              <w:rPr>
                <w:b w:val="1"/>
                <w:bCs w:val="1"/>
              </w:rPr>
            </w:rPrChange>
          </w:rPr>
          <w:t xml:space="preserve">pwr </w:t>
        </w:r>
        <w:r w:rsidDel="00000000" w:rsidR="00000000" w:rsidRPr="00000000">
          <w:rPr>
            <w:rtl w:val="0"/>
            <w:rPrChange w:author="Moin Syed" w:id="182" w:date="2026-04-28T13:41:34Z">
              <w:rPr>
                <w:b w:val="1"/>
                <w:bCs w:val="1"/>
              </w:rPr>
            </w:rPrChange>
          </w:rPr>
          <w:t xml:space="preserve">package in R </w:t>
        </w:r>
        <w:r w:rsidDel="00000000" w:rsidR="00000000" w:rsidRPr="00000000">
          <w:fldChar w:fldCharType="begin"/>
        </w:r>
        <w:r w:rsidDel="00000000" w:rsidR="00000000" w:rsidRPr="00000000">
          <w:instrText xml:space="preserve">HYPERLINK "https://www.zotero.org/google-docs/?w5I8D9"</w:instrText>
        </w:r>
        <w:r w:rsidDel="00000000" w:rsidR="00000000" w:rsidRPr="00000000">
          <w:fldChar w:fldCharType="separate"/>
        </w:r>
        <w:r w:rsidDel="00000000" w:rsidR="00000000" w:rsidRPr="00000000">
          <w:rPr>
            <w:rtl w:val="0"/>
            <w:rPrChange w:author="Moin Syed" w:id="0" w:date="2026-04-30T14:17:19Z">
              <w:rPr/>
            </w:rPrChange>
          </w:rPr>
          <w:t xml:space="preserve">(Champely et al., 2020)</w:t>
        </w:r>
        <w:r w:rsidDel="00000000" w:rsidR="00000000" w:rsidRPr="00000000">
          <w:fldChar w:fldCharType="end"/>
        </w:r>
        <w:r w:rsidDel="00000000" w:rsidR="00000000" w:rsidRPr="00000000">
          <w:rPr>
            <w:rtl w:val="0"/>
            <w:rPrChange w:author="Moin Syed" w:id="0" w:date="2026-04-30T14:17:19Z">
              <w:rPr>
                <w:b w:val="1"/>
                <w:bCs w:val="1"/>
              </w:rPr>
            </w:rPrChange>
          </w:rPr>
          <w:t xml:space="preserve">. </w:t>
        </w:r>
        <w:r w:rsidDel="00000000" w:rsidR="00000000" w:rsidRPr="00000000">
          <w:rPr>
            <w:rtl w:val="0"/>
            <w:rPrChange w:author="Moin Syed" w:id="182" w:date="2026-04-28T13:41:34Z">
              <w:rPr>
                <w:b w:val="1"/>
                <w:bCs w:val="1"/>
              </w:rPr>
            </w:rPrChange>
          </w:rPr>
          <w:t xml:space="preserve">Power analysis based on ɸ =.20, power = .80, and alpha = .05 indicated a total sample size of 196 articles. Power analysis based on </w:t>
        </w:r>
        <w:r w:rsidDel="00000000" w:rsidR="00000000" w:rsidRPr="00000000">
          <w:rPr>
            <w:i w:val="1"/>
            <w:iCs w:val="1"/>
            <w:rtl w:val="0"/>
            <w:rPrChange w:author="Moin Syed" w:id="182" w:date="2026-04-28T13:41:34Z">
              <w:rPr>
                <w:b w:val="1"/>
                <w:bCs w:val="1"/>
              </w:rPr>
            </w:rPrChange>
          </w:rPr>
          <w:t xml:space="preserve">d</w:t>
        </w:r>
        <w:r w:rsidDel="00000000" w:rsidR="00000000" w:rsidRPr="00000000">
          <w:rPr>
            <w:rtl w:val="0"/>
            <w:rPrChange w:author="Moin Syed" w:id="182" w:date="2026-04-28T13:41:34Z">
              <w:rPr>
                <w:b w:val="1"/>
                <w:bCs w:val="1"/>
              </w:rPr>
            </w:rPrChange>
          </w:rPr>
          <w:t xml:space="preserve"> =.40, power = .80, and alpha = .05 (two-sided) indicated a sample size of 99 for each group.   </w:t>
        </w:r>
        <w:r w:rsidDel="00000000" w:rsidR="00000000" w:rsidRPr="00000000">
          <w:rPr>
            <w:rtl w:val="0"/>
          </w:rPr>
        </w:r>
      </w:ins>
    </w:p>
    <w:p w:rsidR="00000000" w:rsidDel="00000000" w:rsidP="00000000" w:rsidRDefault="00000000" w:rsidRPr="00000000" w14:paraId="000000C2">
      <w:pPr>
        <w:ind w:firstLine="720"/>
        <w:rPr>
          <w:ins w:author="Moin Syed" w:id="181" w:date="2026-04-28T13:41:34Z"/>
          <w:rPrChange w:author="Moin Syed" w:id="0" w:date="2026-04-30T14:17:19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C3">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Change w:author="Moin Syed" w:id="0" w:date="2026-04-30T14:17:19Z">
              <w:rPr>
                <w:b w:val="1"/>
                <w:bCs w:val="1"/>
              </w:rPr>
            </w:rPrChange>
          </w:rPr>
          <w:t xml:space="preserve">All analyses will account for journal-level clustering. However, the power analysis does not consider clustering because it is unknown a) how many journals will be included in the final analysis, b) how many articles will come from each included journal, and c) how much journal-level variation to expect. As </w:t>
        </w:r>
        <w:r w:rsidDel="00000000" w:rsidR="00000000" w:rsidRPr="00000000">
          <w:rPr>
            <w:rtl w:val="0"/>
            <w:rPrChange w:author="Moin Syed" w:id="182" w:date="2026-04-28T13:41:34Z">
              <w:rPr>
                <w:b w:val="1"/>
                <w:bCs w:val="1"/>
              </w:rPr>
            </w:rPrChange>
          </w:rPr>
          <w:t xml:space="preserve">sensitivity</w:t>
        </w:r>
        <w:r w:rsidDel="00000000" w:rsidR="00000000" w:rsidRPr="00000000">
          <w:rPr>
            <w:rtl w:val="0"/>
            <w:rPrChange w:author="Moin Syed" w:id="0" w:date="2026-04-30T14:17:19Z">
              <w:rPr>
                <w:b w:val="1"/>
                <w:bCs w:val="1"/>
              </w:rPr>
            </w:rPrChange>
          </w:rPr>
          <w:t xml:space="preserve"> tests, all analyses will also be conducted without accounting for clustering by journal. </w:t>
        </w:r>
        <w:r w:rsidDel="00000000" w:rsidR="00000000" w:rsidRPr="00000000">
          <w:rPr>
            <w:rtl w:val="0"/>
          </w:rPr>
        </w:r>
      </w:ins>
    </w:p>
    <w:p w:rsidR="00000000" w:rsidDel="00000000" w:rsidP="00000000" w:rsidRDefault="00000000" w:rsidRPr="00000000" w14:paraId="000000C4">
      <w:pPr>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C5">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b w:val="1"/>
            <w:bCs w:val="1"/>
            <w:rtl w:val="0"/>
            <w:rPrChange w:author="Moin Syed" w:id="182" w:date="2026-04-28T13:41:34Z">
              <w:rPr>
                <w:b w:val="1"/>
                <w:bCs w:val="1"/>
              </w:rPr>
            </w:rPrChange>
          </w:rPr>
          <w:t xml:space="preserve">Hypothesis 1:</w:t>
        </w:r>
        <w:r w:rsidDel="00000000" w:rsidR="00000000" w:rsidRPr="00000000">
          <w:rPr>
            <w:rtl w:val="0"/>
            <w:rPrChange w:author="Moin Syed" w:id="182" w:date="2026-04-28T13:41:34Z">
              <w:rPr>
                <w:b w:val="1"/>
                <w:bCs w:val="1"/>
              </w:rPr>
            </w:rPrChange>
          </w:rPr>
          <w:t xml:space="preserve"> There will be a </w:t>
        </w:r>
        <w:r w:rsidDel="00000000" w:rsidR="00000000" w:rsidRPr="00000000">
          <w:rPr>
            <w:rtl w:val="0"/>
            <w:rPrChange w:author="Moin Syed" w:id="182" w:date="2026-04-28T13:41:34Z">
              <w:rPr/>
            </w:rPrChange>
          </w:rPr>
          <w:t xml:space="preserve">higher prevalence</w:t>
        </w:r>
        <w:r w:rsidDel="00000000" w:rsidR="00000000" w:rsidRPr="00000000">
          <w:rPr>
            <w:rtl w:val="0"/>
            <w:rPrChange w:author="Moin Syed" w:id="182" w:date="2026-04-28T13:41:34Z">
              <w:rPr>
                <w:b w:val="1"/>
                <w:bCs w:val="1"/>
              </w:rPr>
            </w:rPrChange>
          </w:rPr>
          <w:t xml:space="preserve"> of reporting exploratory research in preregistered articles compared to traditional articles. </w:t>
        </w:r>
      </w:ins>
    </w:p>
    <w:p w:rsidR="00000000" w:rsidDel="00000000" w:rsidP="00000000" w:rsidRDefault="00000000" w:rsidRPr="00000000" w14:paraId="000000C6">
      <w:pPr>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C7">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b w:val="1"/>
            <w:bCs w:val="1"/>
            <w:i w:val="1"/>
            <w:iCs w:val="1"/>
            <w:rtl w:val="0"/>
            <w:rPrChange w:author="Moin Syed" w:id="182" w:date="2026-04-28T13:41:34Z">
              <w:rPr>
                <w:b w:val="1"/>
                <w:bCs w:val="1"/>
              </w:rPr>
            </w:rPrChange>
          </w:rPr>
          <w:t xml:space="preserve">Test 1, Presence:</w:t>
        </w:r>
        <w:r w:rsidDel="00000000" w:rsidR="00000000" w:rsidRPr="00000000">
          <w:rPr>
            <w:rtl w:val="0"/>
            <w:rPrChange w:author="Moin Syed" w:id="182" w:date="2026-04-28T13:41:34Z">
              <w:rPr>
                <w:b w:val="1"/>
                <w:bCs w:val="1"/>
              </w:rPr>
            </w:rPrChange>
          </w:rPr>
          <w:t xml:space="preserve"> This test will be conducted using a 2x2 chi-square test of </w:t>
        </w:r>
        <w:r w:rsidDel="00000000" w:rsidR="00000000" w:rsidRPr="00000000">
          <w:rPr>
            <w:rtl w:val="0"/>
            <w:rPrChange w:author="Moin Syed" w:id="182" w:date="2026-04-28T13:41:34Z">
              <w:rPr>
                <w:b w:val="1"/>
                <w:bCs w:val="1"/>
              </w:rPr>
            </w:rPrChange>
          </w:rPr>
          <w:t xml:space="preserve">independence</w:t>
        </w:r>
        <w:r w:rsidDel="00000000" w:rsidR="00000000" w:rsidRPr="00000000">
          <w:rPr>
            <w:rtl w:val="0"/>
            <w:rPrChange w:author="Moin Syed" w:id="182" w:date="2026-04-28T13:41:34Z">
              <w:rPr>
                <w:b w:val="1"/>
                <w:bCs w:val="1"/>
              </w:rPr>
            </w:rPrChange>
          </w:rPr>
          <w:t xml:space="preserve">, comparing article type (preregistered</w:t>
        </w:r>
        <w:r w:rsidDel="00000000" w:rsidR="00000000" w:rsidRPr="00000000">
          <w:rPr>
            <w:rtl w:val="0"/>
            <w:rPrChange w:author="Moin Syed" w:id="182" w:date="2026-04-28T13:41:34Z">
              <w:rPr>
                <w:b w:val="1"/>
                <w:bCs w:val="1"/>
              </w:rPr>
            </w:rPrChange>
          </w:rPr>
          <w:t xml:space="preserve">,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w:t>
        </w:r>
        <w:r w:rsidDel="00000000" w:rsidR="00000000" w:rsidRPr="00000000">
          <w:rPr>
            <w:rtl w:val="0"/>
            <w:rPrChange w:author="Moin Syed" w:id="182" w:date="2026-04-28T13:41:34Z">
              <w:rPr>
                <w:b w:val="1"/>
                <w:bCs w:val="1"/>
              </w:rPr>
            </w:rPrChange>
          </w:rPr>
          <w:t xml:space="preserve"> or traditional</w:t>
        </w:r>
        <w:r w:rsidDel="00000000" w:rsidR="00000000" w:rsidRPr="00000000">
          <w:rPr>
            <w:rtl w:val="0"/>
            <w:rPrChange w:author="Moin Syed" w:id="182" w:date="2026-04-28T13:41:34Z">
              <w:rPr>
                <w:b w:val="1"/>
                <w:bCs w:val="1"/>
              </w:rPr>
            </w:rPrChange>
          </w:rPr>
          <w:t xml:space="preserve">,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w:t>
        </w:r>
        <w:r w:rsidDel="00000000" w:rsidR="00000000" w:rsidRPr="00000000">
          <w:rPr>
            <w:rtl w:val="0"/>
            <w:rPrChange w:author="Moin Syed" w:id="182" w:date="2026-04-28T13:41:34Z">
              <w:rPr>
                <w:b w:val="1"/>
                <w:bCs w:val="1"/>
              </w:rPr>
            </w:rPrChange>
          </w:rPr>
          <w:t xml:space="preserve">) with the binary outcome of presence/absence of exploratory research. The chisqtestClust() function from the </w:t>
        </w:r>
        <w:r w:rsidDel="00000000" w:rsidR="00000000" w:rsidRPr="00000000">
          <w:rPr>
            <w:i w:val="1"/>
            <w:iCs w:val="1"/>
            <w:rtl w:val="0"/>
            <w:rPrChange w:author="Moin Syed" w:id="182" w:date="2026-04-28T13:41:34Z">
              <w:rPr>
                <w:b w:val="1"/>
                <w:bCs w:val="1"/>
              </w:rPr>
            </w:rPrChange>
          </w:rPr>
          <w:t xml:space="preserve">htestClust </w:t>
        </w:r>
        <w:r w:rsidDel="00000000" w:rsidR="00000000" w:rsidRPr="00000000">
          <w:rPr>
            <w:rtl w:val="0"/>
            <w:rPrChange w:author="Moin Syed" w:id="182" w:date="2026-04-28T13:41:34Z">
              <w:rPr>
                <w:b w:val="1"/>
                <w:bCs w:val="1"/>
              </w:rPr>
            </w:rPrChange>
          </w:rPr>
          <w:t xml:space="preserve">package (Gregg et al., 2022) will be used to account for journal-level clustering.    </w:t>
        </w:r>
      </w:ins>
    </w:p>
    <w:p w:rsidR="00000000" w:rsidDel="00000000" w:rsidP="00000000" w:rsidRDefault="00000000" w:rsidRPr="00000000" w14:paraId="000000C8">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C9">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b w:val="1"/>
            <w:bCs w:val="1"/>
            <w:i w:val="1"/>
            <w:iCs w:val="1"/>
            <w:rtl w:val="0"/>
            <w:rPrChange w:author="Moin Syed" w:id="182" w:date="2026-04-28T13:41:34Z">
              <w:rPr>
                <w:b w:val="1"/>
                <w:bCs w:val="1"/>
              </w:rPr>
            </w:rPrChange>
          </w:rPr>
          <w:t xml:space="preserve">Test 2, Prominence:</w:t>
        </w:r>
        <w:r w:rsidDel="00000000" w:rsidR="00000000" w:rsidRPr="00000000">
          <w:rPr>
            <w:rtl w:val="0"/>
            <w:rPrChange w:author="Moin Syed" w:id="182" w:date="2026-04-28T13:41:34Z">
              <w:rPr>
                <w:b w:val="1"/>
                <w:bCs w:val="1"/>
              </w:rPr>
            </w:rPrChange>
          </w:rPr>
          <w:t xml:space="preserve"> </w:t>
        </w:r>
        <w:r w:rsidDel="00000000" w:rsidR="00000000" w:rsidRPr="00000000">
          <w:rPr>
            <w:rtl w:val="0"/>
            <w:rPrChange w:author="Moin Syed" w:id="182" w:date="2026-04-28T13:41:34Z">
              <w:rPr>
                <w:b w:val="1"/>
                <w:bCs w:val="1"/>
              </w:rPr>
            </w:rPrChange>
          </w:rPr>
          <w:t xml:space="preserve">This test will be conducted using an independent samples </w:t>
        </w:r>
        <w:r w:rsidDel="00000000" w:rsidR="00000000" w:rsidRPr="00000000">
          <w:rPr>
            <w:i w:val="1"/>
            <w:iCs w:val="1"/>
            <w:rtl w:val="0"/>
            <w:rPrChange w:author="Moin Syed" w:id="182" w:date="2026-04-28T13:41:34Z">
              <w:rPr>
                <w:b w:val="1"/>
                <w:bCs w:val="1"/>
              </w:rPr>
            </w:rPrChange>
          </w:rPr>
          <w:t xml:space="preserve">t</w:t>
        </w:r>
        <w:r w:rsidDel="00000000" w:rsidR="00000000" w:rsidRPr="00000000">
          <w:rPr>
            <w:rtl w:val="0"/>
            <w:rPrChange w:author="Moin Syed" w:id="182" w:date="2026-04-28T13:41:34Z">
              <w:rPr>
                <w:b w:val="1"/>
                <w:bCs w:val="1"/>
              </w:rPr>
            </w:rPrChange>
          </w:rPr>
          <w:t xml:space="preserve">-test. Article type (preregistered,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or traditional,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will be entered as a binary predictor of the mean count (0-6) of exploratory research across the six sections.  The ttestClust() function from the </w:t>
        </w:r>
        <w:r w:rsidDel="00000000" w:rsidR="00000000" w:rsidRPr="00000000">
          <w:rPr>
            <w:i w:val="1"/>
            <w:iCs w:val="1"/>
            <w:rtl w:val="0"/>
            <w:rPrChange w:author="Moin Syed" w:id="182" w:date="2026-04-28T13:41:34Z">
              <w:rPr>
                <w:b w:val="1"/>
                <w:bCs w:val="1"/>
              </w:rPr>
            </w:rPrChange>
          </w:rPr>
          <w:t xml:space="preserve">htestClust </w:t>
        </w:r>
        <w:r w:rsidDel="00000000" w:rsidR="00000000" w:rsidRPr="00000000">
          <w:rPr>
            <w:rtl w:val="0"/>
            <w:rPrChange w:author="Moin Syed" w:id="182" w:date="2026-04-28T13:41:34Z">
              <w:rPr>
                <w:b w:val="1"/>
                <w:bCs w:val="1"/>
              </w:rPr>
            </w:rPrChange>
          </w:rPr>
          <w:t xml:space="preserve">package will be used to account for journal-level clustering. Exploratory follow-up tests will examine variations in the specific sections (e.g., Introduction vs. Results sections), but no inferential tests will be used and no </w:t>
        </w:r>
        <w:r w:rsidDel="00000000" w:rsidR="00000000" w:rsidRPr="00000000">
          <w:rPr>
            <w:i w:val="1"/>
            <w:iCs w:val="1"/>
            <w:rtl w:val="0"/>
            <w:rPrChange w:author="Moin Syed" w:id="182" w:date="2026-04-28T13:41:34Z">
              <w:rPr>
                <w:b w:val="1"/>
                <w:bCs w:val="1"/>
              </w:rPr>
            </w:rPrChange>
          </w:rPr>
          <w:t xml:space="preserve">p</w:t>
        </w:r>
        <w:r w:rsidDel="00000000" w:rsidR="00000000" w:rsidRPr="00000000">
          <w:rPr>
            <w:rtl w:val="0"/>
            <w:rPrChange w:author="Moin Syed" w:id="182" w:date="2026-04-28T13:41:34Z">
              <w:rPr>
                <w:b w:val="1"/>
                <w:bCs w:val="1"/>
              </w:rPr>
            </w:rPrChange>
          </w:rPr>
          <w:t xml:space="preserve">-values will be reported for these analyses.</w:t>
        </w:r>
        <w:r w:rsidDel="00000000" w:rsidR="00000000" w:rsidRPr="00000000">
          <w:rPr>
            <w:rtl w:val="0"/>
          </w:rPr>
        </w:r>
      </w:ins>
    </w:p>
    <w:p w:rsidR="00000000" w:rsidDel="00000000" w:rsidP="00000000" w:rsidRDefault="00000000" w:rsidRPr="00000000" w14:paraId="000000CA">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CB">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b w:val="1"/>
            <w:bCs w:val="1"/>
            <w:i w:val="1"/>
            <w:iCs w:val="1"/>
            <w:rtl w:val="0"/>
            <w:rPrChange w:author="Moin Syed" w:id="182" w:date="2026-04-28T13:41:34Z">
              <w:rPr>
                <w:b w:val="1"/>
                <w:bCs w:val="1"/>
              </w:rPr>
            </w:rPrChange>
          </w:rPr>
          <w:t xml:space="preserve">Test 3, Section headings:</w:t>
        </w:r>
        <w:r w:rsidDel="00000000" w:rsidR="00000000" w:rsidRPr="00000000">
          <w:rPr>
            <w:rtl w:val="0"/>
            <w:rPrChange w:author="Moin Syed" w:id="182" w:date="2026-04-28T13:41:34Z">
              <w:rPr>
                <w:b w:val="1"/>
                <w:bCs w:val="1"/>
              </w:rPr>
            </w:rPrChange>
          </w:rPr>
          <w:t xml:space="preserve"> </w:t>
        </w:r>
        <w:r w:rsidDel="00000000" w:rsidR="00000000" w:rsidRPr="00000000">
          <w:rPr>
            <w:rtl w:val="0"/>
            <w:rPrChange w:author="Moin Syed" w:id="182" w:date="2026-04-28T13:41:34Z">
              <w:rPr>
                <w:b w:val="1"/>
                <w:bCs w:val="1"/>
              </w:rPr>
            </w:rPrChange>
          </w:rPr>
          <w:t xml:space="preserve">This test will be conducted using a 2x2 chi-square test of independence, comparing articles type (preregistered,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or traditional,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with the binary outcome of presence/absence of section headings. The chisqtestClust() function from the </w:t>
        </w:r>
        <w:r w:rsidDel="00000000" w:rsidR="00000000" w:rsidRPr="00000000">
          <w:rPr>
            <w:i w:val="1"/>
            <w:iCs w:val="1"/>
            <w:rtl w:val="0"/>
            <w:rPrChange w:author="Moin Syed" w:id="182" w:date="2026-04-28T13:41:34Z">
              <w:rPr>
                <w:b w:val="1"/>
                <w:bCs w:val="1"/>
              </w:rPr>
            </w:rPrChange>
          </w:rPr>
          <w:t xml:space="preserve">htestClust </w:t>
        </w:r>
        <w:r w:rsidDel="00000000" w:rsidR="00000000" w:rsidRPr="00000000">
          <w:rPr>
            <w:rtl w:val="0"/>
            <w:rPrChange w:author="Moin Syed" w:id="182" w:date="2026-04-28T13:41:34Z">
              <w:rPr>
                <w:b w:val="1"/>
                <w:bCs w:val="1"/>
              </w:rPr>
            </w:rPrChange>
          </w:rPr>
          <w:t xml:space="preserve">package will be used to account for journal-level clustering. </w:t>
        </w:r>
        <w:r w:rsidDel="00000000" w:rsidR="00000000" w:rsidRPr="00000000">
          <w:rPr>
            <w:rtl w:val="0"/>
          </w:rPr>
        </w:r>
      </w:ins>
    </w:p>
    <w:p w:rsidR="00000000" w:rsidDel="00000000" w:rsidP="00000000" w:rsidRDefault="00000000" w:rsidRPr="00000000" w14:paraId="000000CC">
      <w:pPr>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CD">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b w:val="1"/>
            <w:bCs w:val="1"/>
            <w:rtl w:val="0"/>
            <w:rPrChange w:author="Moin Syed" w:id="182" w:date="2026-04-28T13:41:34Z">
              <w:rPr>
                <w:b w:val="1"/>
                <w:bCs w:val="1"/>
              </w:rPr>
            </w:rPrChange>
          </w:rPr>
          <w:t xml:space="preserve">Hypothesis 2:</w:t>
        </w:r>
        <w:r w:rsidDel="00000000" w:rsidR="00000000" w:rsidRPr="00000000">
          <w:rPr>
            <w:rtl w:val="0"/>
            <w:rPrChange w:author="Moin Syed" w:id="182" w:date="2026-04-28T13:41:34Z">
              <w:rPr>
                <w:b w:val="1"/>
                <w:bCs w:val="1"/>
              </w:rPr>
            </w:rPrChange>
          </w:rPr>
          <w:t xml:space="preserve"> There will be a </w:t>
        </w:r>
        <w:r w:rsidDel="00000000" w:rsidR="00000000" w:rsidRPr="00000000">
          <w:rPr>
            <w:rtl w:val="0"/>
            <w:rPrChange w:author="Moin Syed" w:id="182" w:date="2026-04-28T13:41:34Z">
              <w:rPr/>
            </w:rPrChange>
          </w:rPr>
          <w:t xml:space="preserve">higher prevalence</w:t>
        </w:r>
        <w:r w:rsidDel="00000000" w:rsidR="00000000" w:rsidRPr="00000000">
          <w:rPr>
            <w:rtl w:val="0"/>
            <w:rPrChange w:author="Moin Syed" w:id="182" w:date="2026-04-28T13:41:34Z">
              <w:rPr>
                <w:b w:val="1"/>
                <w:bCs w:val="1"/>
              </w:rPr>
            </w:rPrChange>
          </w:rPr>
          <w:t xml:space="preserve"> of reporting exploratory research in Registered Reports compared to traditional articles.</w:t>
        </w:r>
      </w:ins>
    </w:p>
    <w:p w:rsidR="00000000" w:rsidDel="00000000" w:rsidP="00000000" w:rsidRDefault="00000000" w:rsidRPr="00000000" w14:paraId="000000CE">
      <w:pPr>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CF">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b w:val="1"/>
            <w:bCs w:val="1"/>
            <w:i w:val="1"/>
            <w:iCs w:val="1"/>
            <w:rtl w:val="0"/>
            <w:rPrChange w:author="Moin Syed" w:id="182" w:date="2026-04-28T13:41:34Z">
              <w:rPr>
                <w:b w:val="1"/>
                <w:bCs w:val="1"/>
              </w:rPr>
            </w:rPrChange>
          </w:rPr>
          <w:t xml:space="preserve">Test 1, Presence:</w:t>
        </w:r>
        <w:r w:rsidDel="00000000" w:rsidR="00000000" w:rsidRPr="00000000">
          <w:rPr>
            <w:rtl w:val="0"/>
            <w:rPrChange w:author="Moin Syed" w:id="182" w:date="2026-04-28T13:41:34Z">
              <w:rPr>
                <w:b w:val="1"/>
                <w:bCs w:val="1"/>
              </w:rPr>
            </w:rPrChange>
          </w:rPr>
          <w:t xml:space="preserve"> This test will be conducted using a 2x2 chi-square test of independence, comparing article type (Registered Report,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or traditional,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with the binary outcome of presence/absence of exploratory research. The chisqtestClust() function from the </w:t>
        </w:r>
        <w:r w:rsidDel="00000000" w:rsidR="00000000" w:rsidRPr="00000000">
          <w:rPr>
            <w:i w:val="1"/>
            <w:iCs w:val="1"/>
            <w:rtl w:val="0"/>
            <w:rPrChange w:author="Moin Syed" w:id="182" w:date="2026-04-28T13:41:34Z">
              <w:rPr>
                <w:b w:val="1"/>
                <w:bCs w:val="1"/>
              </w:rPr>
            </w:rPrChange>
          </w:rPr>
          <w:t xml:space="preserve">htestClust </w:t>
        </w:r>
        <w:r w:rsidDel="00000000" w:rsidR="00000000" w:rsidRPr="00000000">
          <w:rPr>
            <w:rtl w:val="0"/>
            <w:rPrChange w:author="Moin Syed" w:id="182" w:date="2026-04-28T13:41:34Z">
              <w:rPr>
                <w:b w:val="1"/>
                <w:bCs w:val="1"/>
              </w:rPr>
            </w:rPrChange>
          </w:rPr>
          <w:t xml:space="preserve">package (Gregg et al., 2022) will be used to account for journal-level clustering.    </w:t>
        </w:r>
      </w:ins>
    </w:p>
    <w:p w:rsidR="00000000" w:rsidDel="00000000" w:rsidP="00000000" w:rsidRDefault="00000000" w:rsidRPr="00000000" w14:paraId="000000D0">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D1">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b w:val="1"/>
            <w:bCs w:val="1"/>
            <w:i w:val="1"/>
            <w:iCs w:val="1"/>
            <w:rtl w:val="0"/>
            <w:rPrChange w:author="Moin Syed" w:id="182" w:date="2026-04-28T13:41:34Z">
              <w:rPr>
                <w:b w:val="1"/>
                <w:bCs w:val="1"/>
              </w:rPr>
            </w:rPrChange>
          </w:rPr>
          <w:t xml:space="preserve">Test 2, Prominence:</w:t>
        </w:r>
        <w:r w:rsidDel="00000000" w:rsidR="00000000" w:rsidRPr="00000000">
          <w:rPr>
            <w:rtl w:val="0"/>
            <w:rPrChange w:author="Moin Syed" w:id="182" w:date="2026-04-28T13:41:34Z">
              <w:rPr>
                <w:b w:val="1"/>
                <w:bCs w:val="1"/>
              </w:rPr>
            </w:rPrChange>
          </w:rPr>
          <w:t xml:space="preserve"> This test will be conducted using an independent samples </w:t>
        </w:r>
        <w:r w:rsidDel="00000000" w:rsidR="00000000" w:rsidRPr="00000000">
          <w:rPr>
            <w:i w:val="1"/>
            <w:iCs w:val="1"/>
            <w:rtl w:val="0"/>
            <w:rPrChange w:author="Moin Syed" w:id="182" w:date="2026-04-28T13:41:34Z">
              <w:rPr>
                <w:b w:val="1"/>
                <w:bCs w:val="1"/>
              </w:rPr>
            </w:rPrChange>
          </w:rPr>
          <w:t xml:space="preserve">t</w:t>
        </w:r>
        <w:r w:rsidDel="00000000" w:rsidR="00000000" w:rsidRPr="00000000">
          <w:rPr>
            <w:rtl w:val="0"/>
            <w:rPrChange w:author="Moin Syed" w:id="182" w:date="2026-04-28T13:41:34Z">
              <w:rPr>
                <w:b w:val="1"/>
                <w:bCs w:val="1"/>
              </w:rPr>
            </w:rPrChange>
          </w:rPr>
          <w:t xml:space="preserve">-test. Article type (Registered Report,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or traditional,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will be entered as a binary predictor of the mean count (0-6) of exploratory research across the six sections.  The ttestClust() function from the </w:t>
        </w:r>
        <w:r w:rsidDel="00000000" w:rsidR="00000000" w:rsidRPr="00000000">
          <w:rPr>
            <w:i w:val="1"/>
            <w:iCs w:val="1"/>
            <w:rtl w:val="0"/>
            <w:rPrChange w:author="Moin Syed" w:id="182" w:date="2026-04-28T13:41:34Z">
              <w:rPr>
                <w:b w:val="1"/>
                <w:bCs w:val="1"/>
              </w:rPr>
            </w:rPrChange>
          </w:rPr>
          <w:t xml:space="preserve">htestClust </w:t>
        </w:r>
        <w:r w:rsidDel="00000000" w:rsidR="00000000" w:rsidRPr="00000000">
          <w:rPr>
            <w:rtl w:val="0"/>
            <w:rPrChange w:author="Moin Syed" w:id="182" w:date="2026-04-28T13:41:34Z">
              <w:rPr>
                <w:b w:val="1"/>
                <w:bCs w:val="1"/>
              </w:rPr>
            </w:rPrChange>
          </w:rPr>
          <w:t xml:space="preserve">package will be used to account for journal-level clustering. Exploratory follow-up tests will examine variations in the specific sections (e.g., Introduction vs. Results sections), but no inferential tests will be used and no </w:t>
        </w:r>
        <w:r w:rsidDel="00000000" w:rsidR="00000000" w:rsidRPr="00000000">
          <w:rPr>
            <w:i w:val="1"/>
            <w:iCs w:val="1"/>
            <w:rtl w:val="0"/>
            <w:rPrChange w:author="Moin Syed" w:id="182" w:date="2026-04-28T13:41:34Z">
              <w:rPr>
                <w:b w:val="1"/>
                <w:bCs w:val="1"/>
              </w:rPr>
            </w:rPrChange>
          </w:rPr>
          <w:t xml:space="preserve">p</w:t>
        </w:r>
        <w:r w:rsidDel="00000000" w:rsidR="00000000" w:rsidRPr="00000000">
          <w:rPr>
            <w:rtl w:val="0"/>
            <w:rPrChange w:author="Moin Syed" w:id="182" w:date="2026-04-28T13:41:34Z">
              <w:rPr>
                <w:b w:val="1"/>
                <w:bCs w:val="1"/>
              </w:rPr>
            </w:rPrChange>
          </w:rPr>
          <w:t xml:space="preserve">-values will be reported for these analyses. </w:t>
        </w:r>
      </w:ins>
    </w:p>
    <w:p w:rsidR="00000000" w:rsidDel="00000000" w:rsidP="00000000" w:rsidRDefault="00000000" w:rsidRPr="00000000" w14:paraId="000000D2">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D3">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b w:val="1"/>
            <w:bCs w:val="1"/>
            <w:i w:val="1"/>
            <w:iCs w:val="1"/>
            <w:rtl w:val="0"/>
            <w:rPrChange w:author="Moin Syed" w:id="182" w:date="2026-04-28T13:41:34Z">
              <w:rPr>
                <w:b w:val="1"/>
                <w:bCs w:val="1"/>
              </w:rPr>
            </w:rPrChange>
          </w:rPr>
          <w:t xml:space="preserve">Test 3, Section headings:</w:t>
        </w:r>
        <w:r w:rsidDel="00000000" w:rsidR="00000000" w:rsidRPr="00000000">
          <w:rPr>
            <w:rtl w:val="0"/>
            <w:rPrChange w:author="Moin Syed" w:id="182" w:date="2026-04-28T13:41:34Z">
              <w:rPr>
                <w:b w:val="1"/>
                <w:bCs w:val="1"/>
              </w:rPr>
            </w:rPrChange>
          </w:rPr>
          <w:t xml:space="preserve"> This test will be conducted using a 2x2 chi-square test of independence, comparing articles type (Registered Report,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or traditional,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with the binary outcome of presence/absence of section headings. The chisqtestClust() function from the </w:t>
        </w:r>
        <w:r w:rsidDel="00000000" w:rsidR="00000000" w:rsidRPr="00000000">
          <w:rPr>
            <w:i w:val="1"/>
            <w:iCs w:val="1"/>
            <w:rtl w:val="0"/>
            <w:rPrChange w:author="Moin Syed" w:id="182" w:date="2026-04-28T13:41:34Z">
              <w:rPr>
                <w:b w:val="1"/>
                <w:bCs w:val="1"/>
              </w:rPr>
            </w:rPrChange>
          </w:rPr>
          <w:t xml:space="preserve">htestClust </w:t>
        </w:r>
        <w:r w:rsidDel="00000000" w:rsidR="00000000" w:rsidRPr="00000000">
          <w:rPr>
            <w:rtl w:val="0"/>
            <w:rPrChange w:author="Moin Syed" w:id="182" w:date="2026-04-28T13:41:34Z">
              <w:rPr>
                <w:b w:val="1"/>
                <w:bCs w:val="1"/>
              </w:rPr>
            </w:rPrChange>
          </w:rPr>
          <w:t xml:space="preserve">package will be used to account for journal-level clustering. </w:t>
        </w:r>
        <w:r w:rsidDel="00000000" w:rsidR="00000000" w:rsidRPr="00000000">
          <w:rPr>
            <w:rtl w:val="0"/>
          </w:rPr>
        </w:r>
      </w:ins>
    </w:p>
    <w:p w:rsidR="00000000" w:rsidDel="00000000" w:rsidP="00000000" w:rsidRDefault="00000000" w:rsidRPr="00000000" w14:paraId="000000D4">
      <w:pPr>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D5">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b w:val="1"/>
            <w:bCs w:val="1"/>
            <w:rtl w:val="0"/>
            <w:rPrChange w:author="Moin Syed" w:id="182" w:date="2026-04-28T13:41:34Z">
              <w:rPr>
                <w:b w:val="1"/>
                <w:bCs w:val="1"/>
              </w:rPr>
            </w:rPrChange>
          </w:rPr>
          <w:t xml:space="preserve">Hypothesis 3:</w:t>
        </w:r>
        <w:r w:rsidDel="00000000" w:rsidR="00000000" w:rsidRPr="00000000">
          <w:rPr>
            <w:rtl w:val="0"/>
            <w:rPrChange w:author="Moin Syed" w:id="182" w:date="2026-04-28T13:41:34Z">
              <w:rPr>
                <w:b w:val="1"/>
                <w:bCs w:val="1"/>
              </w:rPr>
            </w:rPrChange>
          </w:rPr>
          <w:t xml:space="preserve"> There will be a </w:t>
        </w:r>
        <w:r w:rsidDel="00000000" w:rsidR="00000000" w:rsidRPr="00000000">
          <w:rPr>
            <w:rtl w:val="0"/>
            <w:rPrChange w:author="Moin Syed" w:id="182" w:date="2026-04-28T13:41:34Z">
              <w:rPr/>
            </w:rPrChange>
          </w:rPr>
          <w:t xml:space="preserve">higher prevalence</w:t>
        </w:r>
        <w:r w:rsidDel="00000000" w:rsidR="00000000" w:rsidRPr="00000000">
          <w:rPr>
            <w:rtl w:val="0"/>
            <w:rPrChange w:author="Moin Syed" w:id="182" w:date="2026-04-28T13:41:34Z">
              <w:rPr>
                <w:b w:val="1"/>
                <w:bCs w:val="1"/>
              </w:rPr>
            </w:rPrChange>
          </w:rPr>
          <w:t xml:space="preserve"> of exploratory research reported in Registered Reports compared with preregistered articles.</w:t>
        </w:r>
      </w:ins>
    </w:p>
    <w:p w:rsidR="00000000" w:rsidDel="00000000" w:rsidP="00000000" w:rsidRDefault="00000000" w:rsidRPr="00000000" w14:paraId="000000D6">
      <w:pPr>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D7">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i w:val="1"/>
            <w:iCs w:val="1"/>
            <w:rtl w:val="0"/>
            <w:rPrChange w:author="Moin Syed" w:id="182" w:date="2026-04-28T13:41:34Z">
              <w:rPr>
                <w:b w:val="1"/>
                <w:bCs w:val="1"/>
              </w:rPr>
            </w:rPrChange>
          </w:rPr>
          <w:t xml:space="preserve">Test 1, Presence:</w:t>
        </w:r>
        <w:r w:rsidDel="00000000" w:rsidR="00000000" w:rsidRPr="00000000">
          <w:rPr>
            <w:rtl w:val="0"/>
            <w:rPrChange w:author="Moin Syed" w:id="182" w:date="2026-04-28T13:41:34Z">
              <w:rPr>
                <w:b w:val="1"/>
                <w:bCs w:val="1"/>
              </w:rPr>
            </w:rPrChange>
          </w:rPr>
          <w:t xml:space="preserve"> This test will be conducted using a 2x2 chi-square test of independence, comparing article type (Registered Report,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or preregistered,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with the binary outcome of presence/absence of exploratory research. The chisqtestClust() function from the </w:t>
        </w:r>
        <w:r w:rsidDel="00000000" w:rsidR="00000000" w:rsidRPr="00000000">
          <w:rPr>
            <w:i w:val="1"/>
            <w:iCs w:val="1"/>
            <w:rtl w:val="0"/>
            <w:rPrChange w:author="Moin Syed" w:id="182" w:date="2026-04-28T13:41:34Z">
              <w:rPr>
                <w:b w:val="1"/>
                <w:bCs w:val="1"/>
              </w:rPr>
            </w:rPrChange>
          </w:rPr>
          <w:t xml:space="preserve">htestClust </w:t>
        </w:r>
        <w:r w:rsidDel="00000000" w:rsidR="00000000" w:rsidRPr="00000000">
          <w:rPr>
            <w:rtl w:val="0"/>
            <w:rPrChange w:author="Moin Syed" w:id="182" w:date="2026-04-28T13:41:34Z">
              <w:rPr>
                <w:b w:val="1"/>
                <w:bCs w:val="1"/>
              </w:rPr>
            </w:rPrChange>
          </w:rPr>
          <w:t xml:space="preserve">package (Gregg et al., 2022) will be used to account for journal-level clustering.    </w:t>
        </w:r>
      </w:ins>
    </w:p>
    <w:p w:rsidR="00000000" w:rsidDel="00000000" w:rsidP="00000000" w:rsidRDefault="00000000" w:rsidRPr="00000000" w14:paraId="000000D8">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D9">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i w:val="1"/>
            <w:iCs w:val="1"/>
            <w:rtl w:val="0"/>
            <w:rPrChange w:author="Moin Syed" w:id="182" w:date="2026-04-28T13:41:34Z">
              <w:rPr>
                <w:b w:val="1"/>
                <w:bCs w:val="1"/>
              </w:rPr>
            </w:rPrChange>
          </w:rPr>
          <w:t xml:space="preserve">Test 2, Prominence:</w:t>
        </w:r>
        <w:r w:rsidDel="00000000" w:rsidR="00000000" w:rsidRPr="00000000">
          <w:rPr>
            <w:rtl w:val="0"/>
            <w:rPrChange w:author="Moin Syed" w:id="182" w:date="2026-04-28T13:41:34Z">
              <w:rPr>
                <w:b w:val="1"/>
                <w:bCs w:val="1"/>
              </w:rPr>
            </w:rPrChange>
          </w:rPr>
          <w:t xml:space="preserve"> This test will be conducted using an independent samples </w:t>
        </w:r>
        <w:r w:rsidDel="00000000" w:rsidR="00000000" w:rsidRPr="00000000">
          <w:rPr>
            <w:i w:val="1"/>
            <w:iCs w:val="1"/>
            <w:rtl w:val="0"/>
            <w:rPrChange w:author="Moin Syed" w:id="182" w:date="2026-04-28T13:41:34Z">
              <w:rPr>
                <w:b w:val="1"/>
                <w:bCs w:val="1"/>
              </w:rPr>
            </w:rPrChange>
          </w:rPr>
          <w:t xml:space="preserve">t</w:t>
        </w:r>
        <w:r w:rsidDel="00000000" w:rsidR="00000000" w:rsidRPr="00000000">
          <w:rPr>
            <w:rtl w:val="0"/>
            <w:rPrChange w:author="Moin Syed" w:id="182" w:date="2026-04-28T13:41:34Z">
              <w:rPr>
                <w:b w:val="1"/>
                <w:bCs w:val="1"/>
              </w:rPr>
            </w:rPrChange>
          </w:rPr>
          <w:t xml:space="preserve">-test. Article type (Registered Report,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or preregistered,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will be entered as a binary predictor of the mean count (0-6) of exploratory research across the six sections.  The The ttestClust() function from the </w:t>
        </w:r>
        <w:r w:rsidDel="00000000" w:rsidR="00000000" w:rsidRPr="00000000">
          <w:rPr>
            <w:i w:val="1"/>
            <w:iCs w:val="1"/>
            <w:rtl w:val="0"/>
            <w:rPrChange w:author="Moin Syed" w:id="182" w:date="2026-04-28T13:41:34Z">
              <w:rPr>
                <w:b w:val="1"/>
                <w:bCs w:val="1"/>
              </w:rPr>
            </w:rPrChange>
          </w:rPr>
          <w:t xml:space="preserve">htestClust </w:t>
        </w:r>
        <w:r w:rsidDel="00000000" w:rsidR="00000000" w:rsidRPr="00000000">
          <w:rPr>
            <w:rtl w:val="0"/>
            <w:rPrChange w:author="Moin Syed" w:id="182" w:date="2026-04-28T13:41:34Z">
              <w:rPr>
                <w:b w:val="1"/>
                <w:bCs w:val="1"/>
              </w:rPr>
            </w:rPrChange>
          </w:rPr>
          <w:t xml:space="preserve">package will be used to account for journal-level clustering. Exploratory follow-up tests will examine variations in the specific sections (e.g., Introduction vs. Results sections), but no inferential tests will be used and no </w:t>
        </w:r>
        <w:r w:rsidDel="00000000" w:rsidR="00000000" w:rsidRPr="00000000">
          <w:rPr>
            <w:i w:val="1"/>
            <w:iCs w:val="1"/>
            <w:rtl w:val="0"/>
            <w:rPrChange w:author="Moin Syed" w:id="182" w:date="2026-04-28T13:41:34Z">
              <w:rPr>
                <w:b w:val="1"/>
                <w:bCs w:val="1"/>
              </w:rPr>
            </w:rPrChange>
          </w:rPr>
          <w:t xml:space="preserve">p</w:t>
        </w:r>
        <w:r w:rsidDel="00000000" w:rsidR="00000000" w:rsidRPr="00000000">
          <w:rPr>
            <w:rtl w:val="0"/>
            <w:rPrChange w:author="Moin Syed" w:id="182" w:date="2026-04-28T13:41:34Z">
              <w:rPr>
                <w:b w:val="1"/>
                <w:bCs w:val="1"/>
              </w:rPr>
            </w:rPrChange>
          </w:rPr>
          <w:t xml:space="preserve">-values will be reported for these analyses. </w:t>
        </w:r>
      </w:ins>
    </w:p>
    <w:p w:rsidR="00000000" w:rsidDel="00000000" w:rsidP="00000000" w:rsidRDefault="00000000" w:rsidRPr="00000000" w14:paraId="000000DA">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rtl w:val="0"/>
          </w:rPr>
        </w:r>
      </w:ins>
    </w:p>
    <w:p w:rsidR="00000000" w:rsidDel="00000000" w:rsidP="00000000" w:rsidRDefault="00000000" w:rsidRPr="00000000" w14:paraId="000000DB">
      <w:pPr>
        <w:ind w:firstLine="720"/>
        <w:rPr>
          <w:ins w:author="Moin Syed" w:id="181" w:date="2026-04-28T13:41:34Z"/>
          <w:rPrChange w:author="Moin Syed" w:id="182" w:date="2026-04-28T13:41:34Z">
            <w:rPr>
              <w:b w:val="1"/>
              <w:bCs w:val="1"/>
            </w:rPr>
          </w:rPrChange>
        </w:rPr>
      </w:pPr>
      <w:ins w:author="Moin Syed" w:id="181" w:date="2026-04-28T13:41:34Z">
        <w:r w:rsidDel="00000000" w:rsidR="00000000" w:rsidRPr="00000000">
          <w:rPr>
            <w:i w:val="1"/>
            <w:iCs w:val="1"/>
            <w:rtl w:val="0"/>
            <w:rPrChange w:author="Moin Syed" w:id="182" w:date="2026-04-28T13:41:34Z">
              <w:rPr>
                <w:b w:val="1"/>
                <w:bCs w:val="1"/>
              </w:rPr>
            </w:rPrChange>
          </w:rPr>
          <w:t xml:space="preserve">Test 3, Section headings:</w:t>
        </w:r>
        <w:r w:rsidDel="00000000" w:rsidR="00000000" w:rsidRPr="00000000">
          <w:rPr>
            <w:rtl w:val="0"/>
            <w:rPrChange w:author="Moin Syed" w:id="182" w:date="2026-04-28T13:41:34Z">
              <w:rPr>
                <w:b w:val="1"/>
                <w:bCs w:val="1"/>
              </w:rPr>
            </w:rPrChange>
          </w:rPr>
          <w:t xml:space="preserve"> This test will be conducted using a 2x2 chi-square test of independence, comparing articles type (Registered Report,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or preregistered, </w:t>
        </w:r>
        <w:r w:rsidDel="00000000" w:rsidR="00000000" w:rsidRPr="00000000">
          <w:rPr>
            <w:i w:val="1"/>
            <w:iCs w:val="1"/>
            <w:rtl w:val="0"/>
            <w:rPrChange w:author="Moin Syed" w:id="182" w:date="2026-04-28T13:41:34Z">
              <w:rPr>
                <w:b w:val="1"/>
                <w:bCs w:val="1"/>
              </w:rPr>
            </w:rPrChange>
          </w:rPr>
          <w:t xml:space="preserve">n</w:t>
        </w:r>
        <w:r w:rsidDel="00000000" w:rsidR="00000000" w:rsidRPr="00000000">
          <w:rPr>
            <w:rtl w:val="0"/>
            <w:rPrChange w:author="Moin Syed" w:id="182" w:date="2026-04-28T13:41:34Z">
              <w:rPr>
                <w:b w:val="1"/>
                <w:bCs w:val="1"/>
              </w:rPr>
            </w:rPrChange>
          </w:rPr>
          <w:t xml:space="preserve"> = 100) with the binary outcome of presence/absence of section headings. The chisqtestClust() function from the </w:t>
        </w:r>
        <w:r w:rsidDel="00000000" w:rsidR="00000000" w:rsidRPr="00000000">
          <w:rPr>
            <w:i w:val="1"/>
            <w:iCs w:val="1"/>
            <w:rtl w:val="0"/>
            <w:rPrChange w:author="Moin Syed" w:id="182" w:date="2026-04-28T13:41:34Z">
              <w:rPr>
                <w:b w:val="1"/>
                <w:bCs w:val="1"/>
              </w:rPr>
            </w:rPrChange>
          </w:rPr>
          <w:t xml:space="preserve">htestClust </w:t>
        </w:r>
        <w:r w:rsidDel="00000000" w:rsidR="00000000" w:rsidRPr="00000000">
          <w:rPr>
            <w:rtl w:val="0"/>
            <w:rPrChange w:author="Moin Syed" w:id="182" w:date="2026-04-28T13:41:34Z">
              <w:rPr>
                <w:b w:val="1"/>
                <w:bCs w:val="1"/>
              </w:rPr>
            </w:rPrChange>
          </w:rPr>
          <w:t xml:space="preserve">package will be used to account for journal-level clustering. </w:t>
        </w:r>
        <w:r w:rsidDel="00000000" w:rsidR="00000000" w:rsidRPr="00000000">
          <w:rPr>
            <w:rtl w:val="0"/>
          </w:rPr>
        </w:r>
      </w:ins>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ind w:firstLine="720"/>
        <w:rPr>
          <w:del w:author="Moin Syed" w:id="183" w:date="2026-04-30T15:11:18Z"/>
          <w:rPrChange w:author="Moin Syed" w:id="0" w:date="2026-04-30T14:17:19Z">
            <w:rPr/>
          </w:rPrChange>
        </w:rPr>
      </w:pPr>
      <w:del w:author="Moin Syed" w:id="183" w:date="2026-04-30T15:11:18Z">
        <w:r w:rsidDel="00000000" w:rsidR="00000000" w:rsidRPr="00000000">
          <w:rPr>
            <w:rtl w:val="0"/>
            <w:rPrChange w:author="Moin Syed" w:id="0" w:date="2026-04-30T14:17:19Z">
              <w:rPr/>
            </w:rPrChange>
          </w:rPr>
          <w:delText xml:space="preserve">To test our first hypothesis, that there will be a higher prevalence of exploratory research in registered articles compared to traditional articles, we will take an average of the exploratory research ratings (across Introduction, Results, and Discussion sections) and compare those averages between registered and traditional articles. This will be done using a 2x2 chi-square test of independence (alpha = .05).</w:delText>
        </w:r>
      </w:del>
    </w:p>
    <w:p w:rsidR="00000000" w:rsidDel="00000000" w:rsidP="00000000" w:rsidRDefault="00000000" w:rsidRPr="00000000" w14:paraId="000000DE">
      <w:pPr>
        <w:ind w:firstLine="720"/>
        <w:rPr>
          <w:del w:author="Moin Syed" w:id="183" w:date="2026-04-30T15:11:18Z"/>
        </w:rPr>
      </w:pPr>
      <w:del w:author="Moin Syed" w:id="183" w:date="2026-04-30T15:11:18Z">
        <w:r w:rsidDel="00000000" w:rsidR="00000000" w:rsidRPr="00000000">
          <w:rPr>
            <w:rtl w:val="0"/>
          </w:rPr>
        </w:r>
      </w:del>
    </w:p>
    <w:p w:rsidR="00000000" w:rsidDel="00000000" w:rsidP="00000000" w:rsidRDefault="00000000" w:rsidRPr="00000000" w14:paraId="000000DF">
      <w:pPr>
        <w:ind w:firstLine="720"/>
        <w:rPr>
          <w:del w:author="Moin Syed" w:id="183" w:date="2026-04-30T15:11:18Z"/>
          <w:rPrChange w:author="Moin Syed" w:id="0" w:date="2026-04-30T14:17:19Z">
            <w:rPr/>
          </w:rPrChange>
        </w:rPr>
      </w:pPr>
      <w:del w:author="Moin Syed" w:id="183" w:date="2026-04-30T15:11:18Z">
        <w:r w:rsidDel="00000000" w:rsidR="00000000" w:rsidRPr="00000000">
          <w:rPr>
            <w:rtl w:val="0"/>
            <w:rPrChange w:author="Moin Syed" w:id="0" w:date="2026-04-30T14:17:19Z">
              <w:rPr/>
            </w:rPrChange>
          </w:rPr>
          <w:delText xml:space="preserve">A secondary test of the hypothesis will compare whether or not there is an explicit header for exploratory research, again comparing registered and traditional articles using a 2x2 chi-square test of independence (alpha = .05).</w:delText>
        </w:r>
      </w:del>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rPrChange w:author="Moin Syed" w:id="0" w:date="2026-04-30T14:17:19Z">
            <w:rPr/>
          </w:rPrChange>
        </w:rPr>
      </w:pPr>
      <w:r w:rsidDel="00000000" w:rsidR="00000000" w:rsidRPr="00000000">
        <w:rPr>
          <w:rtl w:val="0"/>
          <w:rPrChange w:author="Moin Syed" w:id="0" w:date="2026-04-30T14:17:19Z">
            <w:rPr/>
          </w:rPrChange>
        </w:rPr>
        <w:tab/>
      </w:r>
      <w:del w:author="Moin Syed" w:id="184" w:date="2026-04-30T15:11:21Z">
        <w:r w:rsidDel="00000000" w:rsidR="00000000" w:rsidRPr="00000000">
          <w:rPr>
            <w:rtl w:val="0"/>
            <w:rPrChange w:author="Moin Syed" w:id="0" w:date="2026-04-30T14:17:19Z">
              <w:rPr/>
            </w:rPrChange>
          </w:rPr>
          <w:delText xml:space="preserve">Exploratory follow-up tests will examine variations in the specific sections (e.g., Introduction vs. Results sections), but no inferential tests will be used and no </w:delText>
        </w:r>
        <w:r w:rsidDel="00000000" w:rsidR="00000000" w:rsidRPr="00000000">
          <w:rPr>
            <w:i w:val="1"/>
            <w:iCs w:val="1"/>
            <w:rtl w:val="0"/>
            <w:rPrChange w:author="Moin Syed" w:id="0" w:date="2026-04-30T14:17:19Z">
              <w:rPr>
                <w:i w:val="1"/>
                <w:iCs w:val="1"/>
              </w:rPr>
            </w:rPrChange>
          </w:rPr>
          <w:delText xml:space="preserve">p</w:delText>
        </w:r>
        <w:r w:rsidDel="00000000" w:rsidR="00000000" w:rsidRPr="00000000">
          <w:rPr>
            <w:rtl w:val="0"/>
            <w:rPrChange w:author="Moin Syed" w:id="0" w:date="2026-04-30T14:17:19Z">
              <w:rPr/>
            </w:rPrChange>
          </w:rPr>
          <w:delText xml:space="preserve">-values will be reported for these analyses. </w:delText>
        </w:r>
      </w:del>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ind w:firstLine="720"/>
        <w:rPr>
          <w:del w:author="Moin Syed" w:id="185" w:date="2026-04-30T15:11:54Z"/>
          <w:rPrChange w:author="Moin Syed" w:id="0" w:date="2026-04-30T14:17:19Z">
            <w:rPr/>
          </w:rPrChange>
        </w:rPr>
      </w:pPr>
      <w:del w:author="Moin Syed" w:id="185" w:date="2026-04-30T15:11:54Z">
        <w:r w:rsidDel="00000000" w:rsidR="00000000" w:rsidRPr="00000000">
          <w:rPr>
            <w:rtl w:val="0"/>
            <w:rPrChange w:author="Moin Syed" w:id="0" w:date="2026-04-30T14:17:19Z">
              <w:rPr/>
            </w:rPrChange>
          </w:rPr>
          <w:delText xml:space="preserve">To test the second hypothesis, that there will be a higher prevalence of exploratory research reported in Registered Reports compared with preregistered and traditional articles, we will conduct a 3x3 chi-square test of independence (alpha = .05) comparing the average exploratory research rating across Registered Reports, preregistered studies, and traditional articles. Follow-up analyses will examine the cell-wise adjusted standardized residual, with inference about deviations based on exceeding the threshold of +/- 1.96. </w:delText>
        </w:r>
      </w:del>
    </w:p>
    <w:p w:rsidR="00000000" w:rsidDel="00000000" w:rsidP="00000000" w:rsidRDefault="00000000" w:rsidRPr="00000000" w14:paraId="000000E4">
      <w:pPr>
        <w:ind w:firstLine="720"/>
        <w:rPr>
          <w:del w:author="Moin Syed" w:id="185" w:date="2026-04-30T15:11:54Z"/>
        </w:rPr>
      </w:pPr>
      <w:del w:author="Moin Syed" w:id="185" w:date="2026-04-30T15:11:54Z">
        <w:r w:rsidDel="00000000" w:rsidR="00000000" w:rsidRPr="00000000">
          <w:rPr>
            <w:rtl w:val="0"/>
          </w:rPr>
        </w:r>
      </w:del>
    </w:p>
    <w:p w:rsidR="00000000" w:rsidDel="00000000" w:rsidP="00000000" w:rsidRDefault="00000000" w:rsidRPr="00000000" w14:paraId="000000E5">
      <w:pPr>
        <w:ind w:firstLine="720"/>
        <w:rPr>
          <w:del w:author="Moin Syed" w:id="185" w:date="2026-04-30T15:11:54Z"/>
          <w:rPrChange w:author="Moin Syed" w:id="0" w:date="2026-04-30T14:17:19Z">
            <w:rPr/>
          </w:rPrChange>
        </w:rPr>
      </w:pPr>
      <w:del w:author="Moin Syed" w:id="185" w:date="2026-04-30T15:11:54Z">
        <w:r w:rsidDel="00000000" w:rsidR="00000000" w:rsidRPr="00000000">
          <w:rPr>
            <w:rtl w:val="0"/>
            <w:rPrChange w:author="Moin Syed" w:id="0" w:date="2026-04-30T14:17:19Z">
              <w:rPr/>
            </w:rPrChange>
          </w:rPr>
          <w:delText xml:space="preserve"> A secondary test of the hypothesis will compare whether or not there is an explicit header for exploratory research, again comparing Registered Reports, preregistered studies, and traditional articles using a 3x3 chi-square test of independence (alpha = .05). Follow-up analyses will examine the cell-wise adjusted standardized residual, with inference about deviations based on exceeding the threshold of +/- 1.96. </w:delText>
        </w:r>
      </w:del>
    </w:p>
    <w:p w:rsidR="00000000" w:rsidDel="00000000" w:rsidP="00000000" w:rsidRDefault="00000000" w:rsidRPr="00000000" w14:paraId="000000E6">
      <w:pPr>
        <w:ind w:firstLine="720"/>
        <w:rPr/>
      </w:pPr>
      <w:r w:rsidDel="00000000" w:rsidR="00000000" w:rsidRPr="00000000">
        <w:rPr>
          <w:rtl w:val="0"/>
        </w:rPr>
      </w:r>
    </w:p>
    <w:p w:rsidR="00000000" w:rsidDel="00000000" w:rsidP="00000000" w:rsidRDefault="00000000" w:rsidRPr="00000000" w14:paraId="000000E7">
      <w:pPr>
        <w:ind w:firstLine="720"/>
        <w:rPr>
          <w:rPrChange w:author="Moin Syed" w:id="0" w:date="2026-04-30T14:17:19Z">
            <w:rPr/>
          </w:rPrChange>
        </w:rPr>
      </w:pPr>
      <w:del w:author="Moin Syed" w:id="186" w:date="2026-04-30T15:11:59Z">
        <w:r w:rsidDel="00000000" w:rsidR="00000000" w:rsidRPr="00000000">
          <w:rPr>
            <w:rtl w:val="0"/>
            <w:rPrChange w:author="Moin Syed" w:id="0" w:date="2026-04-30T14:17:19Z">
              <w:rPr/>
            </w:rPrChange>
          </w:rPr>
          <w:delText xml:space="preserve">Exploratory follow-up tests will examine variations in the specific sections (e.g., Introduction vs. Results sections), but no inferential tests will be used and no </w:delText>
        </w:r>
        <w:r w:rsidDel="00000000" w:rsidR="00000000" w:rsidRPr="00000000">
          <w:rPr>
            <w:i w:val="1"/>
            <w:iCs w:val="1"/>
            <w:rtl w:val="0"/>
            <w:rPrChange w:author="Moin Syed" w:id="0" w:date="2026-04-30T14:17:19Z">
              <w:rPr>
                <w:i w:val="1"/>
                <w:iCs w:val="1"/>
              </w:rPr>
            </w:rPrChange>
          </w:rPr>
          <w:delText xml:space="preserve">p</w:delText>
        </w:r>
        <w:r w:rsidDel="00000000" w:rsidR="00000000" w:rsidRPr="00000000">
          <w:rPr>
            <w:rtl w:val="0"/>
            <w:rPrChange w:author="Moin Syed" w:id="0" w:date="2026-04-30T14:17:19Z">
              <w:rPr/>
            </w:rPrChange>
          </w:rPr>
          <w:delText xml:space="preserve">-values will be reported for these analyses. </w:delText>
        </w:r>
      </w:del>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b w:val="1"/>
          <w:bCs w:val="1"/>
          <w:rPrChange w:author="Moin Syed" w:id="0" w:date="2026-04-30T14:17:19Z">
            <w:rPr>
              <w:b w:val="1"/>
              <w:bCs w:val="1"/>
            </w:rPr>
          </w:rPrChange>
        </w:rPr>
      </w:pPr>
      <w:r w:rsidDel="00000000" w:rsidR="00000000" w:rsidRPr="00000000">
        <w:rPr>
          <w:b w:val="1"/>
          <w:bCs w:val="1"/>
          <w:rtl w:val="0"/>
          <w:rPrChange w:author="Moin Syed" w:id="0" w:date="2026-04-30T14:17:19Z">
            <w:rPr>
              <w:b w:val="1"/>
              <w:bCs w:val="1"/>
            </w:rPr>
          </w:rPrChange>
        </w:rPr>
        <w:t xml:space="preserve">Exploratory Analyses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ins w:author="Moin Syed" w:id="187" w:date="2026-04-30T15:14:44Z"/>
          <w:rPrChange w:author="Moin Syed" w:id="188" w:date="2026-04-30T15:14:44Z">
            <w:rPr/>
          </w:rPrChange>
        </w:rPr>
      </w:pPr>
      <w:r w:rsidDel="00000000" w:rsidR="00000000" w:rsidRPr="00000000">
        <w:rPr>
          <w:rtl w:val="0"/>
          <w:rPrChange w:author="Moin Syed" w:id="0" w:date="2026-04-30T14:17:19Z">
            <w:rPr/>
          </w:rPrChange>
        </w:rPr>
        <w:tab/>
        <w:t xml:space="preserve">We will conduct extensive exploratory analyses of the data, focusing on generating plots and reporting effect sizes. No inferential statistics will be used and no </w:t>
      </w:r>
      <w:r w:rsidDel="00000000" w:rsidR="00000000" w:rsidRPr="00000000">
        <w:rPr>
          <w:i w:val="1"/>
          <w:iCs w:val="1"/>
          <w:rtl w:val="0"/>
          <w:rPrChange w:author="Moin Syed" w:id="0" w:date="2026-04-30T14:17:19Z">
            <w:rPr>
              <w:i w:val="1"/>
              <w:iCs w:val="1"/>
            </w:rPr>
          </w:rPrChange>
        </w:rPr>
        <w:t xml:space="preserve">p</w:t>
      </w:r>
      <w:r w:rsidDel="00000000" w:rsidR="00000000" w:rsidRPr="00000000">
        <w:rPr>
          <w:rtl w:val="0"/>
          <w:rPrChange w:author="Moin Syed" w:id="0" w:date="2026-04-30T14:17:19Z">
            <w:rPr/>
          </w:rPrChange>
        </w:rPr>
        <w:t xml:space="preserve">-values will be reported. </w:t>
      </w:r>
      <w:ins w:author="Moin Syed" w:id="187" w:date="2026-04-30T15:14:44Z">
        <w:r w:rsidDel="00000000" w:rsidR="00000000" w:rsidRPr="00000000">
          <w:rPr>
            <w:rtl w:val="0"/>
            <w:rPrChange w:author="Moin Syed" w:id="0" w:date="2026-04-30T14:17:19Z">
              <w:rPr/>
            </w:rPrChange>
          </w:rPr>
          <w:t xml:space="preserve">Planned exploratory analyses include: 1) W</w:t>
        </w:r>
        <w:r w:rsidDel="00000000" w:rsidR="00000000" w:rsidRPr="00000000">
          <w:rPr>
            <w:rtl w:val="0"/>
            <w:rPrChange w:author="Moin Syed" w:id="188" w:date="2026-04-30T15:14:44Z">
              <w:rPr/>
            </w:rPrChange>
          </w:rPr>
          <w:t xml:space="preserve">ithin-article analyses of the frequency of exploratory research reported within mixed registered and non-registered articles, 2) comparison of traditional articles published in 2010 to traditional articles included in the primary set, after the journals started publishing Registered Reports, and 3) changes over time in reporting of exploratory research across the three article types. </w:t>
        </w:r>
      </w:ins>
    </w:p>
    <w:p w:rsidR="00000000" w:rsidDel="00000000" w:rsidP="00000000" w:rsidRDefault="00000000" w:rsidRPr="00000000" w14:paraId="000000EC">
      <w:pPr>
        <w:ind w:firstLine="720"/>
        <w:rPr>
          <w:ins w:author="Moin Syed" w:id="187" w:date="2026-04-30T15:14:44Z"/>
          <w:rPrChange w:author="Moin Syed" w:id="0" w:date="2026-04-30T14:17:19Z">
            <w:rPr/>
          </w:rPrChange>
        </w:rPr>
      </w:pPr>
      <w:ins w:author="Moin Syed" w:id="187" w:date="2026-04-30T15:14:44Z">
        <w:r w:rsidDel="00000000" w:rsidR="00000000" w:rsidRPr="00000000">
          <w:rPr>
            <w:rtl w:val="0"/>
          </w:rPr>
        </w:r>
      </w:ins>
    </w:p>
    <w:p w:rsidR="00000000" w:rsidDel="00000000" w:rsidP="00000000" w:rsidRDefault="00000000" w:rsidRPr="00000000" w14:paraId="000000ED">
      <w:pPr>
        <w:rPr>
          <w:rPrChange w:author="Moin Syed" w:id="0" w:date="2026-04-30T14:17:19Z">
            <w:rPr/>
          </w:rPrChange>
        </w:rPr>
      </w:pPr>
      <w:del w:author="Moin Syed" w:id="187" w:date="2026-04-30T15:14:44Z">
        <w:r w:rsidDel="00000000" w:rsidR="00000000" w:rsidRPr="00000000">
          <w:rPr>
            <w:rtl w:val="0"/>
            <w:rPrChange w:author="Moin Syed" w:id="0" w:date="2026-04-30T14:17:19Z">
              <w:rPr/>
            </w:rPrChange>
          </w:rPr>
          <w:delText xml:space="preserve">One set of planned exploratory analyses is to examine change over time in reports of exploratory research, separated by article type. We will additionally examine variations in coding difficulty by article type, and whether this has changed over time. </w:delText>
        </w:r>
      </w:del>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jc w:val="center"/>
        <w:rPr>
          <w:b w:val="1"/>
          <w:bCs w:val="1"/>
          <w:rPrChange w:author="Moin Syed" w:id="0" w:date="2026-04-30T14:17:19Z">
            <w:rPr>
              <w:b w:val="1"/>
              <w:bCs w:val="1"/>
            </w:rPr>
          </w:rPrChange>
        </w:rPr>
      </w:pPr>
      <w:r w:rsidDel="00000000" w:rsidR="00000000" w:rsidRPr="00000000">
        <w:rPr>
          <w:b w:val="1"/>
          <w:bCs w:val="1"/>
          <w:rtl w:val="0"/>
          <w:rPrChange w:author="Moin Syed" w:id="0" w:date="2026-04-30T14:17:19Z">
            <w:rPr>
              <w:b w:val="1"/>
              <w:bCs w:val="1"/>
            </w:rPr>
          </w:rPrChange>
        </w:rPr>
        <w:t xml:space="preserve">References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ind w:left="720" w:hanging="720"/>
        <w:rPr>
          <w:rPrChange w:author="Moin Syed" w:id="0" w:date="2026-04-30T14:17:19Z">
            <w:rPr/>
          </w:rPrChange>
        </w:rPr>
      </w:pPr>
      <w:hyperlink r:id="rId45">
        <w:r w:rsidDel="00000000" w:rsidR="00000000" w:rsidRPr="00000000">
          <w:rPr>
            <w:rtl w:val="0"/>
            <w:rPrChange w:author="Moin Syed" w:id="0" w:date="2026-04-30T14:17:19Z">
              <w:rPr/>
            </w:rPrChange>
          </w:rPr>
          <w:t xml:space="preserve">Baranger, D. A. A., Finsaas, M. C., Goldstein, B. L., Vize, C. E., Lynam, D. R., &amp; Olino, T. M. (2023). Tutorial: Power Analyses for Interaction Effects in Cross-Sectional Regressions. </w:t>
        </w:r>
      </w:hyperlink>
      <w:hyperlink r:id="rId46">
        <w:r w:rsidDel="00000000" w:rsidR="00000000" w:rsidRPr="00000000">
          <w:rPr>
            <w:i w:val="1"/>
            <w:iCs w:val="1"/>
            <w:rtl w:val="0"/>
            <w:rPrChange w:author="Moin Syed" w:id="0" w:date="2026-04-30T14:17:19Z">
              <w:rPr>
                <w:i w:val="1"/>
                <w:iCs w:val="1"/>
              </w:rPr>
            </w:rPrChange>
          </w:rPr>
          <w:t xml:space="preserve">Advances in Methods and Practices in Psychological Science</w:t>
        </w:r>
      </w:hyperlink>
      <w:hyperlink r:id="rId47">
        <w:r w:rsidDel="00000000" w:rsidR="00000000" w:rsidRPr="00000000">
          <w:rPr>
            <w:rtl w:val="0"/>
            <w:rPrChange w:author="Moin Syed" w:id="0" w:date="2026-04-30T14:17:19Z">
              <w:rPr/>
            </w:rPrChange>
          </w:rPr>
          <w:t xml:space="preserve">, </w:t>
        </w:r>
      </w:hyperlink>
      <w:hyperlink r:id="rId48">
        <w:r w:rsidDel="00000000" w:rsidR="00000000" w:rsidRPr="00000000">
          <w:rPr>
            <w:i w:val="1"/>
            <w:iCs w:val="1"/>
            <w:rtl w:val="0"/>
            <w:rPrChange w:author="Moin Syed" w:id="0" w:date="2026-04-30T14:17:19Z">
              <w:rPr>
                <w:i w:val="1"/>
                <w:iCs w:val="1"/>
              </w:rPr>
            </w:rPrChange>
          </w:rPr>
          <w:t xml:space="preserve">6</w:t>
        </w:r>
      </w:hyperlink>
      <w:hyperlink r:id="rId49">
        <w:r w:rsidDel="00000000" w:rsidR="00000000" w:rsidRPr="00000000">
          <w:rPr>
            <w:rtl w:val="0"/>
            <w:rPrChange w:author="Moin Syed" w:id="0" w:date="2026-04-30T14:17:19Z">
              <w:rPr/>
            </w:rPrChange>
          </w:rPr>
          <w:t xml:space="preserve">(3), 25152459231187531. https://doi.org/10.1177/25152459231187531 </w:t>
        </w:r>
      </w:hyperlink>
      <w:r w:rsidDel="00000000" w:rsidR="00000000" w:rsidRPr="00000000">
        <w:rPr>
          <w:rtl w:val="0"/>
        </w:rPr>
      </w:r>
    </w:p>
    <w:p w:rsidR="00000000" w:rsidDel="00000000" w:rsidP="00000000" w:rsidRDefault="00000000" w:rsidRPr="00000000" w14:paraId="000000F2">
      <w:pPr>
        <w:ind w:left="720" w:hanging="720"/>
        <w:rPr>
          <w:ins w:author="Moin Syed" w:id="189" w:date="2026-04-29T02:14:34Z"/>
          <w:rPrChange w:author="Moin Syed" w:id="0" w:date="2026-04-30T14:17:19Z">
            <w:rPr/>
          </w:rPrChange>
        </w:rPr>
      </w:pPr>
      <w:ins w:author="Moin Syed" w:id="189" w:date="2026-04-29T02:14:34Z">
        <w:r w:rsidDel="00000000" w:rsidR="00000000" w:rsidRPr="00000000">
          <w:rPr>
            <w:rtl w:val="0"/>
            <w:rPrChange w:author="Moin Syed" w:id="0" w:date="2026-04-30T14:17:19Z">
              <w:rPr/>
            </w:rPrChange>
          </w:rPr>
          <w:t xml:space="preserve">Benjamini, Y., &amp; Hochberg, Y. (1995). Controlling the false discovery rate: A practical and powerful approach to multiple testing. </w:t>
        </w:r>
        <w:r w:rsidDel="00000000" w:rsidR="00000000" w:rsidRPr="00000000">
          <w:rPr>
            <w:i w:val="1"/>
            <w:iCs w:val="1"/>
            <w:rtl w:val="0"/>
            <w:rPrChange w:author="Moin Syed" w:id="0" w:date="2026-04-30T14:17:19Z">
              <w:rPr/>
            </w:rPrChange>
          </w:rPr>
          <w:t xml:space="preserve">Journal of the Royal Statistical Society: Series B (Methodological), 57</w:t>
        </w:r>
        <w:r w:rsidDel="00000000" w:rsidR="00000000" w:rsidRPr="00000000">
          <w:rPr>
            <w:rtl w:val="0"/>
            <w:rPrChange w:author="Moin Syed" w:id="0" w:date="2026-04-30T14:17:19Z">
              <w:rPr/>
            </w:rPrChange>
          </w:rPr>
          <w:t xml:space="preserve">(1), 289–300. https://doi.org/10.1111/j.2517-6161.1995.tb02031.x</w:t>
        </w:r>
      </w:ins>
    </w:p>
    <w:p w:rsidR="00000000" w:rsidDel="00000000" w:rsidP="00000000" w:rsidRDefault="00000000" w:rsidRPr="00000000" w14:paraId="000000F3">
      <w:pPr>
        <w:ind w:left="720" w:hanging="720"/>
        <w:rPr>
          <w:rPrChange w:author="Moin Syed" w:id="0" w:date="2026-04-30T14:17:19Z">
            <w:rPr/>
          </w:rPrChange>
        </w:rPr>
      </w:pPr>
      <w:hyperlink r:id="rId50">
        <w:r w:rsidDel="00000000" w:rsidR="00000000" w:rsidRPr="00000000">
          <w:rPr>
            <w:rtl w:val="0"/>
            <w:rPrChange w:author="Moin Syed" w:id="0" w:date="2026-04-30T14:17:19Z">
              <w:rPr/>
            </w:rPrChange>
          </w:rPr>
          <w:t xml:space="preserve">Besançon, L., Bezerianos, A., Dragicevic, P., Isenberg, P., &amp; Jansen, Y. (2021). </w:t>
        </w:r>
      </w:hyperlink>
      <w:hyperlink r:id="rId51">
        <w:r w:rsidDel="00000000" w:rsidR="00000000" w:rsidRPr="00000000">
          <w:rPr>
            <w:i w:val="1"/>
            <w:iCs w:val="1"/>
            <w:rtl w:val="0"/>
            <w:rPrChange w:author="Moin Syed" w:id="0" w:date="2026-04-30T14:17:19Z">
              <w:rPr>
                <w:i w:val="1"/>
                <w:iCs w:val="1"/>
              </w:rPr>
            </w:rPrChange>
          </w:rPr>
          <w:t xml:space="preserve">Publishing Visualization Studies as Registered Reports: Expected Benefits and Researchers’ Attitudes</w:t>
        </w:r>
      </w:hyperlink>
      <w:hyperlink r:id="rId52">
        <w:r w:rsidDel="00000000" w:rsidR="00000000" w:rsidRPr="00000000">
          <w:rPr>
            <w:rtl w:val="0"/>
            <w:rPrChange w:author="Moin Syed" w:id="0" w:date="2026-04-30T14:17:19Z">
              <w:rPr/>
            </w:rPrChange>
          </w:rPr>
          <w:t xml:space="preserve">. https://doi.org/10.31219/osf.io/3z7kx </w:t>
        </w:r>
      </w:hyperlink>
      <w:r w:rsidDel="00000000" w:rsidR="00000000" w:rsidRPr="00000000">
        <w:rPr>
          <w:rtl w:val="0"/>
        </w:rPr>
      </w:r>
    </w:p>
    <w:p w:rsidR="00000000" w:rsidDel="00000000" w:rsidP="00000000" w:rsidRDefault="00000000" w:rsidRPr="00000000" w14:paraId="000000F4">
      <w:pPr>
        <w:ind w:left="720" w:hanging="720"/>
        <w:rPr>
          <w:rPrChange w:author="Moin Syed" w:id="0" w:date="2026-04-30T14:17:19Z">
            <w:rPr/>
          </w:rPrChange>
        </w:rPr>
      </w:pPr>
      <w:hyperlink r:id="rId53">
        <w:r w:rsidDel="00000000" w:rsidR="00000000" w:rsidRPr="00000000">
          <w:rPr>
            <w:rtl w:val="0"/>
            <w:rPrChange w:author="Moin Syed" w:id="0" w:date="2026-04-30T14:17:19Z">
              <w:rPr/>
            </w:rPrChange>
          </w:rPr>
          <w:t xml:space="preserve">Bottesini, J. G., Chambers, C. D., Howard, A., Lucas, R. E., Moore, D. A., Sbarra, D., Tackett, J. L., &amp; Syed, M. (2025). Peer Community in Psychology: A platform for peer review of preprints across psychology. </w:t>
        </w:r>
      </w:hyperlink>
      <w:hyperlink r:id="rId54">
        <w:r w:rsidDel="00000000" w:rsidR="00000000" w:rsidRPr="00000000">
          <w:rPr>
            <w:i w:val="1"/>
            <w:iCs w:val="1"/>
            <w:rtl w:val="0"/>
            <w:rPrChange w:author="Moin Syed" w:id="0" w:date="2026-04-30T14:17:19Z">
              <w:rPr>
                <w:i w:val="1"/>
                <w:iCs w:val="1"/>
              </w:rPr>
            </w:rPrChange>
          </w:rPr>
          <w:t xml:space="preserve">PsyArXiv</w:t>
        </w:r>
      </w:hyperlink>
      <w:hyperlink r:id="rId55">
        <w:r w:rsidDel="00000000" w:rsidR="00000000" w:rsidRPr="00000000">
          <w:rPr>
            <w:rtl w:val="0"/>
            <w:rPrChange w:author="Moin Syed" w:id="0" w:date="2026-04-30T14:17:19Z">
              <w:rPr/>
            </w:rPrChange>
          </w:rPr>
          <w:t xml:space="preserve">. https://doi.org/10.31234/osf.io/m456e_v1 </w:t>
        </w:r>
      </w:hyperlink>
      <w:r w:rsidDel="00000000" w:rsidR="00000000" w:rsidRPr="00000000">
        <w:rPr>
          <w:rtl w:val="0"/>
        </w:rPr>
      </w:r>
    </w:p>
    <w:p w:rsidR="00000000" w:rsidDel="00000000" w:rsidP="00000000" w:rsidRDefault="00000000" w:rsidRPr="00000000" w14:paraId="000000F5">
      <w:pPr>
        <w:ind w:left="720" w:hanging="720"/>
        <w:rPr>
          <w:rPrChange w:author="Moin Syed" w:id="0" w:date="2026-04-30T14:17:19Z">
            <w:rPr/>
          </w:rPrChange>
        </w:rPr>
      </w:pPr>
      <w:hyperlink r:id="rId56">
        <w:r w:rsidDel="00000000" w:rsidR="00000000" w:rsidRPr="00000000">
          <w:rPr>
            <w:rtl w:val="0"/>
            <w:rPrChange w:author="Moin Syed" w:id="0" w:date="2026-04-30T14:17:19Z">
              <w:rPr/>
            </w:rPrChange>
          </w:rPr>
          <w:t xml:space="preserve">Boutron, I., Dechartres, A., Baron, G., Li, J., &amp; Ravaud, P. (2016). Sharing of Data From Industry-Funded Registered Clinical Trials. </w:t>
        </w:r>
      </w:hyperlink>
      <w:hyperlink r:id="rId57">
        <w:r w:rsidDel="00000000" w:rsidR="00000000" w:rsidRPr="00000000">
          <w:rPr>
            <w:i w:val="1"/>
            <w:iCs w:val="1"/>
            <w:rtl w:val="0"/>
            <w:rPrChange w:author="Moin Syed" w:id="0" w:date="2026-04-30T14:17:19Z">
              <w:rPr>
                <w:i w:val="1"/>
                <w:iCs w:val="1"/>
              </w:rPr>
            </w:rPrChange>
          </w:rPr>
          <w:t xml:space="preserve">JAMA</w:t>
        </w:r>
      </w:hyperlink>
      <w:hyperlink r:id="rId58">
        <w:r w:rsidDel="00000000" w:rsidR="00000000" w:rsidRPr="00000000">
          <w:rPr>
            <w:rtl w:val="0"/>
            <w:rPrChange w:author="Moin Syed" w:id="0" w:date="2026-04-30T14:17:19Z">
              <w:rPr/>
            </w:rPrChange>
          </w:rPr>
          <w:t xml:space="preserve">, </w:t>
        </w:r>
      </w:hyperlink>
      <w:hyperlink r:id="rId59">
        <w:r w:rsidDel="00000000" w:rsidR="00000000" w:rsidRPr="00000000">
          <w:rPr>
            <w:i w:val="1"/>
            <w:iCs w:val="1"/>
            <w:rtl w:val="0"/>
            <w:rPrChange w:author="Moin Syed" w:id="0" w:date="2026-04-30T14:17:19Z">
              <w:rPr>
                <w:i w:val="1"/>
                <w:iCs w:val="1"/>
              </w:rPr>
            </w:rPrChange>
          </w:rPr>
          <w:t xml:space="preserve">315</w:t>
        </w:r>
      </w:hyperlink>
      <w:hyperlink r:id="rId60">
        <w:r w:rsidDel="00000000" w:rsidR="00000000" w:rsidRPr="00000000">
          <w:rPr>
            <w:rtl w:val="0"/>
            <w:rPrChange w:author="Moin Syed" w:id="0" w:date="2026-04-30T14:17:19Z">
              <w:rPr/>
            </w:rPrChange>
          </w:rPr>
          <w:t xml:space="preserve">(24), 2729–2730. https://doi.org/10.1001/jama.2016.6310 </w:t>
        </w:r>
      </w:hyperlink>
      <w:r w:rsidDel="00000000" w:rsidR="00000000" w:rsidRPr="00000000">
        <w:rPr>
          <w:rtl w:val="0"/>
        </w:rPr>
      </w:r>
    </w:p>
    <w:p w:rsidR="00000000" w:rsidDel="00000000" w:rsidP="00000000" w:rsidRDefault="00000000" w:rsidRPr="00000000" w14:paraId="000000F6">
      <w:pPr>
        <w:ind w:left="720" w:hanging="720"/>
        <w:rPr>
          <w:rPrChange w:author="Moin Syed" w:id="0" w:date="2026-04-30T14:17:19Z">
            <w:rPr/>
          </w:rPrChange>
        </w:rPr>
      </w:pPr>
      <w:hyperlink r:id="rId61">
        <w:r w:rsidDel="00000000" w:rsidR="00000000" w:rsidRPr="00000000">
          <w:rPr>
            <w:rtl w:val="0"/>
            <w:rPrChange w:author="Moin Syed" w:id="0" w:date="2026-04-30T14:17:19Z">
              <w:rPr/>
            </w:rPrChange>
          </w:rPr>
          <w:t xml:space="preserve">Chambers, C. D. (2013). Registered Reports: A new publishing initiative at Cortex. </w:t>
        </w:r>
      </w:hyperlink>
      <w:hyperlink r:id="rId62">
        <w:r w:rsidDel="00000000" w:rsidR="00000000" w:rsidRPr="00000000">
          <w:rPr>
            <w:i w:val="1"/>
            <w:iCs w:val="1"/>
            <w:rtl w:val="0"/>
            <w:rPrChange w:author="Moin Syed" w:id="0" w:date="2026-04-30T14:17:19Z">
              <w:rPr>
                <w:i w:val="1"/>
                <w:iCs w:val="1"/>
              </w:rPr>
            </w:rPrChange>
          </w:rPr>
          <w:t xml:space="preserve">Cortex</w:t>
        </w:r>
      </w:hyperlink>
      <w:hyperlink r:id="rId63">
        <w:r w:rsidDel="00000000" w:rsidR="00000000" w:rsidRPr="00000000">
          <w:rPr>
            <w:rtl w:val="0"/>
            <w:rPrChange w:author="Moin Syed" w:id="0" w:date="2026-04-30T14:17:19Z">
              <w:rPr/>
            </w:rPrChange>
          </w:rPr>
          <w:t xml:space="preserve">, </w:t>
        </w:r>
      </w:hyperlink>
      <w:hyperlink r:id="rId64">
        <w:r w:rsidDel="00000000" w:rsidR="00000000" w:rsidRPr="00000000">
          <w:rPr>
            <w:i w:val="1"/>
            <w:iCs w:val="1"/>
            <w:rtl w:val="0"/>
            <w:rPrChange w:author="Moin Syed" w:id="0" w:date="2026-04-30T14:17:19Z">
              <w:rPr>
                <w:i w:val="1"/>
                <w:iCs w:val="1"/>
              </w:rPr>
            </w:rPrChange>
          </w:rPr>
          <w:t xml:space="preserve">49</w:t>
        </w:r>
      </w:hyperlink>
      <w:hyperlink r:id="rId65">
        <w:r w:rsidDel="00000000" w:rsidR="00000000" w:rsidRPr="00000000">
          <w:rPr>
            <w:rtl w:val="0"/>
            <w:rPrChange w:author="Moin Syed" w:id="0" w:date="2026-04-30T14:17:19Z">
              <w:rPr/>
            </w:rPrChange>
          </w:rPr>
          <w:t xml:space="preserve">(3), 609–610. https://doi.org/10.1016/j.cortex.2012.12.016 </w:t>
        </w:r>
      </w:hyperlink>
      <w:r w:rsidDel="00000000" w:rsidR="00000000" w:rsidRPr="00000000">
        <w:rPr>
          <w:rtl w:val="0"/>
        </w:rPr>
      </w:r>
    </w:p>
    <w:p w:rsidR="00000000" w:rsidDel="00000000" w:rsidP="00000000" w:rsidRDefault="00000000" w:rsidRPr="00000000" w14:paraId="000000F7">
      <w:pPr>
        <w:ind w:left="720" w:hanging="720"/>
        <w:rPr>
          <w:rPrChange w:author="Moin Syed" w:id="0" w:date="2026-04-30T14:17:19Z">
            <w:rPr/>
          </w:rPrChange>
        </w:rPr>
      </w:pPr>
      <w:hyperlink r:id="rId66">
        <w:r w:rsidDel="00000000" w:rsidR="00000000" w:rsidRPr="00000000">
          <w:rPr>
            <w:rtl w:val="0"/>
            <w:rPrChange w:author="Moin Syed" w:id="0" w:date="2026-04-30T14:17:19Z">
              <w:rPr/>
            </w:rPrChange>
          </w:rPr>
          <w:t xml:space="preserve">Chambers, C. D., &amp; Tzavella, L. (2022). The past, present and future of Registered Reports. </w:t>
        </w:r>
      </w:hyperlink>
      <w:hyperlink r:id="rId67">
        <w:r w:rsidDel="00000000" w:rsidR="00000000" w:rsidRPr="00000000">
          <w:rPr>
            <w:i w:val="1"/>
            <w:iCs w:val="1"/>
            <w:rtl w:val="0"/>
            <w:rPrChange w:author="Moin Syed" w:id="0" w:date="2026-04-30T14:17:19Z">
              <w:rPr>
                <w:i w:val="1"/>
                <w:iCs w:val="1"/>
              </w:rPr>
            </w:rPrChange>
          </w:rPr>
          <w:t xml:space="preserve">Nature Human Behaviour</w:t>
        </w:r>
      </w:hyperlink>
      <w:hyperlink r:id="rId68">
        <w:r w:rsidDel="00000000" w:rsidR="00000000" w:rsidRPr="00000000">
          <w:rPr>
            <w:rtl w:val="0"/>
            <w:rPrChange w:author="Moin Syed" w:id="0" w:date="2026-04-30T14:17:19Z">
              <w:rPr/>
            </w:rPrChange>
          </w:rPr>
          <w:t xml:space="preserve">, </w:t>
        </w:r>
      </w:hyperlink>
      <w:hyperlink r:id="rId69">
        <w:r w:rsidDel="00000000" w:rsidR="00000000" w:rsidRPr="00000000">
          <w:rPr>
            <w:i w:val="1"/>
            <w:iCs w:val="1"/>
            <w:rtl w:val="0"/>
            <w:rPrChange w:author="Moin Syed" w:id="0" w:date="2026-04-30T14:17:19Z">
              <w:rPr>
                <w:i w:val="1"/>
                <w:iCs w:val="1"/>
              </w:rPr>
            </w:rPrChange>
          </w:rPr>
          <w:t xml:space="preserve">6</w:t>
        </w:r>
      </w:hyperlink>
      <w:hyperlink r:id="rId70">
        <w:r w:rsidDel="00000000" w:rsidR="00000000" w:rsidRPr="00000000">
          <w:rPr>
            <w:rtl w:val="0"/>
            <w:rPrChange w:author="Moin Syed" w:id="0" w:date="2026-04-30T14:17:19Z">
              <w:rPr/>
            </w:rPrChange>
          </w:rPr>
          <w:t xml:space="preserve">, 29–42. https://doi.org/10.1038/s41562-021-01193-7 </w:t>
        </w:r>
      </w:hyperlink>
      <w:r w:rsidDel="00000000" w:rsidR="00000000" w:rsidRPr="00000000">
        <w:rPr>
          <w:rtl w:val="0"/>
        </w:rPr>
      </w:r>
    </w:p>
    <w:p w:rsidR="00000000" w:rsidDel="00000000" w:rsidP="00000000" w:rsidRDefault="00000000" w:rsidRPr="00000000" w14:paraId="000000F8">
      <w:pPr>
        <w:ind w:left="720" w:hanging="720"/>
        <w:rPr>
          <w:rPrChange w:author="Moin Syed" w:id="0" w:date="2026-04-30T14:17:19Z">
            <w:rPr/>
          </w:rPrChange>
        </w:rPr>
      </w:pPr>
      <w:hyperlink r:id="rId71">
        <w:r w:rsidDel="00000000" w:rsidR="00000000" w:rsidRPr="00000000">
          <w:rPr>
            <w:rtl w:val="0"/>
            <w:rPrChange w:author="Moin Syed" w:id="0" w:date="2026-04-30T14:17:19Z">
              <w:rPr/>
            </w:rPrChange>
          </w:rPr>
          <w:t xml:space="preserve">Champely, S., Ekstrom, C., Dalgaard, P., Gill, J., Weibelzahl, S., Anandkumar, A., Ford, C., Volcic, R., &amp; Rosario, H. D. (2020). </w:t>
        </w:r>
      </w:hyperlink>
      <w:hyperlink r:id="rId72">
        <w:r w:rsidDel="00000000" w:rsidR="00000000" w:rsidRPr="00000000">
          <w:rPr>
            <w:i w:val="1"/>
            <w:iCs w:val="1"/>
            <w:rtl w:val="0"/>
            <w:rPrChange w:author="Moin Syed" w:id="0" w:date="2026-04-30T14:17:19Z">
              <w:rPr>
                <w:i w:val="1"/>
                <w:iCs w:val="1"/>
              </w:rPr>
            </w:rPrChange>
          </w:rPr>
          <w:t xml:space="preserve">pwr: Basic Functions for Power Analysis</w:t>
        </w:r>
      </w:hyperlink>
      <w:hyperlink r:id="rId73">
        <w:r w:rsidDel="00000000" w:rsidR="00000000" w:rsidRPr="00000000">
          <w:rPr>
            <w:rtl w:val="0"/>
            <w:rPrChange w:author="Moin Syed" w:id="0" w:date="2026-04-30T14:17:19Z">
              <w:rPr/>
            </w:rPrChange>
          </w:rPr>
          <w:t xml:space="preserve"> (Version 1.3-0) [Computer software]. https://cran.r-project.org/web/packages/pwr/ </w:t>
        </w:r>
      </w:hyperlink>
      <w:r w:rsidDel="00000000" w:rsidR="00000000" w:rsidRPr="00000000">
        <w:rPr>
          <w:rtl w:val="0"/>
        </w:rPr>
      </w:r>
    </w:p>
    <w:p w:rsidR="00000000" w:rsidDel="00000000" w:rsidP="00000000" w:rsidRDefault="00000000" w:rsidRPr="00000000" w14:paraId="000000F9">
      <w:pPr>
        <w:ind w:left="720" w:hanging="720"/>
        <w:rPr>
          <w:rPrChange w:author="Moin Syed" w:id="0" w:date="2026-04-30T14:17:19Z">
            <w:rPr/>
          </w:rPrChange>
        </w:rPr>
      </w:pPr>
      <w:hyperlink r:id="rId74">
        <w:r w:rsidDel="00000000" w:rsidR="00000000" w:rsidRPr="00000000">
          <w:rPr>
            <w:rtl w:val="0"/>
            <w:rPrChange w:author="Moin Syed" w:id="0" w:date="2026-04-30T14:17:19Z">
              <w:rPr/>
            </w:rPrChange>
          </w:rPr>
          <w:t xml:space="preserve">Claesen, A., Gomes, S., Tuerlinckx, F., &amp; Vanpaemel, W. (2021). Comparing dream to reality: An assessment of adherence of the first generation of preregistered studies. </w:t>
        </w:r>
      </w:hyperlink>
      <w:hyperlink r:id="rId75">
        <w:r w:rsidDel="00000000" w:rsidR="00000000" w:rsidRPr="00000000">
          <w:rPr>
            <w:i w:val="1"/>
            <w:iCs w:val="1"/>
            <w:rtl w:val="0"/>
            <w:rPrChange w:author="Moin Syed" w:id="0" w:date="2026-04-30T14:17:19Z">
              <w:rPr>
                <w:i w:val="1"/>
                <w:iCs w:val="1"/>
              </w:rPr>
            </w:rPrChange>
          </w:rPr>
          <w:t xml:space="preserve">Royal Society Open Science</w:t>
        </w:r>
      </w:hyperlink>
      <w:hyperlink r:id="rId76">
        <w:r w:rsidDel="00000000" w:rsidR="00000000" w:rsidRPr="00000000">
          <w:rPr>
            <w:rtl w:val="0"/>
            <w:rPrChange w:author="Moin Syed" w:id="0" w:date="2026-04-30T14:17:19Z">
              <w:rPr/>
            </w:rPrChange>
          </w:rPr>
          <w:t xml:space="preserve">, </w:t>
        </w:r>
      </w:hyperlink>
      <w:hyperlink r:id="rId77">
        <w:r w:rsidDel="00000000" w:rsidR="00000000" w:rsidRPr="00000000">
          <w:rPr>
            <w:i w:val="1"/>
            <w:iCs w:val="1"/>
            <w:rtl w:val="0"/>
            <w:rPrChange w:author="Moin Syed" w:id="0" w:date="2026-04-30T14:17:19Z">
              <w:rPr>
                <w:i w:val="1"/>
                <w:iCs w:val="1"/>
              </w:rPr>
            </w:rPrChange>
          </w:rPr>
          <w:t xml:space="preserve">8</w:t>
        </w:r>
      </w:hyperlink>
      <w:hyperlink r:id="rId78">
        <w:r w:rsidDel="00000000" w:rsidR="00000000" w:rsidRPr="00000000">
          <w:rPr>
            <w:rtl w:val="0"/>
            <w:rPrChange w:author="Moin Syed" w:id="0" w:date="2026-04-30T14:17:19Z">
              <w:rPr/>
            </w:rPrChange>
          </w:rPr>
          <w:t xml:space="preserve">(10), 211037. https://doi.org/10.1098/rsos.211037 </w:t>
        </w:r>
      </w:hyperlink>
      <w:r w:rsidDel="00000000" w:rsidR="00000000" w:rsidRPr="00000000">
        <w:rPr>
          <w:rtl w:val="0"/>
        </w:rPr>
      </w:r>
    </w:p>
    <w:p w:rsidR="00000000" w:rsidDel="00000000" w:rsidP="00000000" w:rsidRDefault="00000000" w:rsidRPr="00000000" w14:paraId="000000FA">
      <w:pPr>
        <w:ind w:left="720" w:hanging="720"/>
        <w:rPr>
          <w:rPrChange w:author="Moin Syed" w:id="0" w:date="2026-04-30T14:17:19Z">
            <w:rPr/>
          </w:rPrChange>
        </w:rPr>
      </w:pPr>
      <w:hyperlink r:id="rId79">
        <w:r w:rsidDel="00000000" w:rsidR="00000000" w:rsidRPr="00000000">
          <w:rPr>
            <w:rtl w:val="0"/>
            <w:rPrChange w:author="Moin Syed" w:id="0" w:date="2026-04-30T14:17:19Z">
              <w:rPr/>
            </w:rPrChange>
          </w:rPr>
          <w:t xml:space="preserve">Davis-Kean, P. E., Ellis, A., &amp; Syed, M. (2024). Registered Reports with secondary developmental data: Introduction to the special issue. </w:t>
        </w:r>
      </w:hyperlink>
      <w:hyperlink r:id="rId80">
        <w:r w:rsidDel="00000000" w:rsidR="00000000" w:rsidRPr="00000000">
          <w:rPr>
            <w:i w:val="1"/>
            <w:iCs w:val="1"/>
            <w:rtl w:val="0"/>
            <w:rPrChange w:author="Moin Syed" w:id="0" w:date="2026-04-30T14:17:19Z">
              <w:rPr>
                <w:i w:val="1"/>
                <w:iCs w:val="1"/>
              </w:rPr>
            </w:rPrChange>
          </w:rPr>
          <w:t xml:space="preserve">Infant and Child Development</w:t>
        </w:r>
      </w:hyperlink>
      <w:hyperlink r:id="rId81">
        <w:r w:rsidDel="00000000" w:rsidR="00000000" w:rsidRPr="00000000">
          <w:rPr>
            <w:rtl w:val="0"/>
            <w:rPrChange w:author="Moin Syed" w:id="0" w:date="2026-04-30T14:17:19Z">
              <w:rPr/>
            </w:rPrChange>
          </w:rPr>
          <w:t xml:space="preserve">, </w:t>
        </w:r>
      </w:hyperlink>
      <w:hyperlink r:id="rId82">
        <w:r w:rsidDel="00000000" w:rsidR="00000000" w:rsidRPr="00000000">
          <w:rPr>
            <w:i w:val="1"/>
            <w:iCs w:val="1"/>
            <w:rtl w:val="0"/>
            <w:rPrChange w:author="Moin Syed" w:id="0" w:date="2026-04-30T14:17:19Z">
              <w:rPr>
                <w:i w:val="1"/>
                <w:iCs w:val="1"/>
              </w:rPr>
            </w:rPrChange>
          </w:rPr>
          <w:t xml:space="preserve">33</w:t>
        </w:r>
      </w:hyperlink>
      <w:hyperlink r:id="rId83">
        <w:r w:rsidDel="00000000" w:rsidR="00000000" w:rsidRPr="00000000">
          <w:rPr>
            <w:rtl w:val="0"/>
            <w:rPrChange w:author="Moin Syed" w:id="0" w:date="2026-04-30T14:17:19Z">
              <w:rPr/>
            </w:rPrChange>
          </w:rPr>
          <w:t xml:space="preserve">(2), e2506. https://doi.org/10.1002/icd.2506 </w:t>
        </w:r>
      </w:hyperlink>
      <w:r w:rsidDel="00000000" w:rsidR="00000000" w:rsidRPr="00000000">
        <w:rPr>
          <w:rtl w:val="0"/>
        </w:rPr>
      </w:r>
    </w:p>
    <w:p w:rsidR="00000000" w:rsidDel="00000000" w:rsidP="00000000" w:rsidRDefault="00000000" w:rsidRPr="00000000" w14:paraId="000000FB">
      <w:pPr>
        <w:ind w:left="720" w:hanging="720"/>
        <w:rPr>
          <w:ins w:author="Moin Syed" w:id="190" w:date="2026-04-28T20:16:03Z"/>
          <w:rPrChange w:author="Moin Syed" w:id="0" w:date="2026-04-30T14:17:19Z">
            <w:rPr/>
          </w:rPrChange>
        </w:rPr>
      </w:pPr>
      <w:ins w:author="Moin Syed" w:id="190" w:date="2026-04-28T20:16:03Z">
        <w:r w:rsidDel="00000000" w:rsidR="00000000" w:rsidRPr="00000000">
          <w:rPr>
            <w:rtl w:val="0"/>
            <w:rPrChange w:author="Moin Syed" w:id="0" w:date="2026-04-30T14:17:19Z">
              <w:rPr/>
            </w:rPrChange>
          </w:rPr>
          <w:t xml:space="preserve">Elson, M., Hussey, I., Clarke, B., Norwood, S. F., Grinschgl, S., Arslan, R. C., Wilkinson, J., Page, M., Cristea, I., Cuijpers, P., Vazire, S., DeVito, N. J., &amp; Cummins, J. (2026). Against anonymising meta-scientific data (6eyjf_v1). PsyArXiv. https://osf.io/preprints/psyarxiv/6eyjf_v1/</w:t>
        </w:r>
      </w:ins>
    </w:p>
    <w:p w:rsidR="00000000" w:rsidDel="00000000" w:rsidP="00000000" w:rsidRDefault="00000000" w:rsidRPr="00000000" w14:paraId="000000FC">
      <w:pPr>
        <w:ind w:left="720" w:hanging="720"/>
        <w:rPr>
          <w:rPrChange w:author="Moin Syed" w:id="0" w:date="2026-04-30T14:17:19Z">
            <w:rPr/>
          </w:rPrChange>
        </w:rPr>
      </w:pPr>
      <w:hyperlink r:id="rId84">
        <w:r w:rsidDel="00000000" w:rsidR="00000000" w:rsidRPr="00000000">
          <w:rPr>
            <w:rtl w:val="0"/>
            <w:rPrChange w:author="Moin Syed" w:id="0" w:date="2026-04-30T14:17:19Z">
              <w:rPr/>
            </w:rPrChange>
          </w:rPr>
          <w:t xml:space="preserve">Feest, U., &amp; Devezer, B. (2025, January). </w:t>
        </w:r>
      </w:hyperlink>
      <w:hyperlink r:id="rId85">
        <w:r w:rsidDel="00000000" w:rsidR="00000000" w:rsidRPr="00000000">
          <w:rPr>
            <w:i w:val="1"/>
            <w:iCs w:val="1"/>
            <w:rtl w:val="0"/>
            <w:rPrChange w:author="Moin Syed" w:id="0" w:date="2026-04-30T14:17:19Z">
              <w:rPr>
                <w:i w:val="1"/>
                <w:iCs w:val="1"/>
              </w:rPr>
            </w:rPrChange>
          </w:rPr>
          <w:t xml:space="preserve">Toward a More Accurate Notion of Exploratory Research (And Why it Matters)</w:t>
        </w:r>
      </w:hyperlink>
      <w:hyperlink r:id="rId86">
        <w:r w:rsidDel="00000000" w:rsidR="00000000" w:rsidRPr="00000000">
          <w:rPr>
            <w:rtl w:val="0"/>
            <w:rPrChange w:author="Moin Syed" w:id="0" w:date="2026-04-30T14:17:19Z">
              <w:rPr/>
            </w:rPrChange>
          </w:rPr>
          <w:t xml:space="preserve"> [Preprint]. https://philsci-archive.pitt.edu/24482/ </w:t>
        </w:r>
      </w:hyperlink>
      <w:r w:rsidDel="00000000" w:rsidR="00000000" w:rsidRPr="00000000">
        <w:rPr>
          <w:rtl w:val="0"/>
        </w:rPr>
      </w:r>
    </w:p>
    <w:p w:rsidR="00000000" w:rsidDel="00000000" w:rsidP="00000000" w:rsidRDefault="00000000" w:rsidRPr="00000000" w14:paraId="000000FD">
      <w:pPr>
        <w:ind w:left="720" w:hanging="720"/>
        <w:rPr>
          <w:ins w:author="Moin Syed" w:id="191" w:date="2026-04-30T19:15:56Z"/>
          <w:rPrChange w:author="Moin Syed" w:id="0" w:date="2026-04-30T14:17:19Z">
            <w:rPr/>
          </w:rPrChange>
        </w:rPr>
      </w:pPr>
      <w:ins w:author="Moin Syed" w:id="191" w:date="2026-04-30T19:15:56Z">
        <w:r w:rsidDel="00000000" w:rsidR="00000000" w:rsidRPr="00000000">
          <w:rPr>
            <w:rtl w:val="0"/>
            <w:rPrChange w:author="Moin Syed" w:id="0" w:date="2026-04-30T14:17:19Z">
              <w:rPr/>
            </w:rPrChange>
          </w:rPr>
          <w:t xml:space="preserve">Gelman, A., &amp; Loken, E. (2013). The garden of forking paths: Why multiple comparisons can be a problem, even when there is no “ﬁshing expedition” or “p-hacking” and the research hypothesis was posited ahead of time.</w:t>
        </w:r>
      </w:ins>
    </w:p>
    <w:p w:rsidR="00000000" w:rsidDel="00000000" w:rsidP="00000000" w:rsidRDefault="00000000" w:rsidRPr="00000000" w14:paraId="000000FE">
      <w:pPr>
        <w:ind w:left="720" w:hanging="720"/>
        <w:rPr>
          <w:rPrChange w:author="Moin Syed" w:id="0" w:date="2026-04-30T14:17:19Z">
            <w:rPr/>
          </w:rPrChange>
        </w:rPr>
      </w:pPr>
      <w:hyperlink r:id="rId87">
        <w:r w:rsidDel="00000000" w:rsidR="00000000" w:rsidRPr="00000000">
          <w:rPr>
            <w:rtl w:val="0"/>
            <w:rPrChange w:author="Moin Syed" w:id="0" w:date="2026-04-30T14:17:19Z">
              <w:rPr/>
            </w:rPrChange>
          </w:rPr>
          <w:t xml:space="preserve">Goldin-Meadow, S. (2016). Why Preregistration Makes Me Nervous. </w:t>
        </w:r>
      </w:hyperlink>
      <w:hyperlink r:id="rId88">
        <w:r w:rsidDel="00000000" w:rsidR="00000000" w:rsidRPr="00000000">
          <w:rPr>
            <w:i w:val="1"/>
            <w:iCs w:val="1"/>
            <w:rtl w:val="0"/>
            <w:rPrChange w:author="Moin Syed" w:id="0" w:date="2026-04-30T14:17:19Z">
              <w:rPr>
                <w:i w:val="1"/>
                <w:iCs w:val="1"/>
              </w:rPr>
            </w:rPrChange>
          </w:rPr>
          <w:t xml:space="preserve">APS Observer</w:t>
        </w:r>
      </w:hyperlink>
      <w:hyperlink r:id="rId89">
        <w:r w:rsidDel="00000000" w:rsidR="00000000" w:rsidRPr="00000000">
          <w:rPr>
            <w:rtl w:val="0"/>
            <w:rPrChange w:author="Moin Syed" w:id="0" w:date="2026-04-30T14:17:19Z">
              <w:rPr/>
            </w:rPrChange>
          </w:rPr>
          <w:t xml:space="preserve">, </w:t>
        </w:r>
      </w:hyperlink>
      <w:hyperlink r:id="rId90">
        <w:r w:rsidDel="00000000" w:rsidR="00000000" w:rsidRPr="00000000">
          <w:rPr>
            <w:i w:val="1"/>
            <w:iCs w:val="1"/>
            <w:rtl w:val="0"/>
            <w:rPrChange w:author="Moin Syed" w:id="0" w:date="2026-04-30T14:17:19Z">
              <w:rPr>
                <w:i w:val="1"/>
                <w:iCs w:val="1"/>
              </w:rPr>
            </w:rPrChange>
          </w:rPr>
          <w:t xml:space="preserve">29</w:t>
        </w:r>
      </w:hyperlink>
      <w:hyperlink r:id="rId91">
        <w:r w:rsidDel="00000000" w:rsidR="00000000" w:rsidRPr="00000000">
          <w:rPr>
            <w:rtl w:val="0"/>
            <w:rPrChange w:author="Moin Syed" w:id="0" w:date="2026-04-30T14:17:19Z">
              <w:rPr/>
            </w:rPrChange>
          </w:rPr>
          <w:t xml:space="preserve">. https://www.psychologicalscience.org/observer/why-preregistration-makes-me-nervous </w:t>
        </w:r>
      </w:hyperlink>
      <w:r w:rsidDel="00000000" w:rsidR="00000000" w:rsidRPr="00000000">
        <w:rPr>
          <w:rtl w:val="0"/>
        </w:rPr>
      </w:r>
    </w:p>
    <w:p w:rsidR="00000000" w:rsidDel="00000000" w:rsidP="00000000" w:rsidRDefault="00000000" w:rsidRPr="00000000" w14:paraId="000000FF">
      <w:pPr>
        <w:ind w:left="720" w:hanging="720"/>
        <w:rPr>
          <w:ins w:author="Moin Syed" w:id="192" w:date="2026-04-30T15:00:09Z"/>
          <w:rPrChange w:author="Moin Syed" w:id="0" w:date="2026-04-30T14:17:19Z">
            <w:rPr/>
          </w:rPrChange>
        </w:rPr>
      </w:pPr>
      <w:ins w:author="Moin Syed" w:id="192" w:date="2026-04-30T15:00:09Z">
        <w:r w:rsidDel="00000000" w:rsidR="00000000" w:rsidRPr="00000000">
          <w:rPr>
            <w:rtl w:val="0"/>
            <w:rPrChange w:author="Moin Syed" w:id="0" w:date="2026-04-30T14:17:19Z">
              <w:rPr/>
            </w:rPrChange>
          </w:rPr>
          <w:t xml:space="preserve">Gregg, M., Datta, S., &amp; Lorenz, D. (2022). htestClust: Reweighted Marginal Hypothesis Tests for Clustered Data (Version 0.2.2) [Computer software]. https://cran.r-project.org/web/packages/htestClust/index.html</w:t>
        </w:r>
      </w:ins>
    </w:p>
    <w:p w:rsidR="00000000" w:rsidDel="00000000" w:rsidP="00000000" w:rsidRDefault="00000000" w:rsidRPr="00000000" w14:paraId="00000100">
      <w:pPr>
        <w:ind w:left="720"/>
        <w:rPr>
          <w:ins w:author="Moin Syed" w:id="192" w:date="2026-04-30T15:00:09Z"/>
          <w:rPrChange w:author="Moin Syed" w:id="193" w:date="2026-04-30T15:00:09Z">
            <w:rPr/>
          </w:rPrChange>
        </w:rPr>
      </w:pPr>
      <w:ins w:author="Moin Syed" w:id="192" w:date="2026-04-30T15:00:09Z">
        <w:r w:rsidDel="00000000" w:rsidR="00000000" w:rsidRPr="00000000">
          <w:rPr>
            <w:rtl w:val="0"/>
            <w:rPrChange w:author="Moin Syed" w:id="193" w:date="2026-04-30T15:00:09Z">
              <w:rPr/>
            </w:rPrChange>
          </w:rPr>
          <w:t xml:space="preserve">Head, M. L., Holman, L., Lanfear, R., Kahn, A. T., &amp; Jennions, M. D. (2015). The extent and consequences of p-hacking in science. </w:t>
        </w:r>
        <w:r w:rsidDel="00000000" w:rsidR="00000000" w:rsidRPr="00000000">
          <w:rPr>
            <w:i w:val="1"/>
            <w:iCs w:val="1"/>
            <w:rtl w:val="0"/>
            <w:rPrChange w:author="Moin Syed" w:id="193" w:date="2026-04-30T15:00:09Z">
              <w:rPr/>
            </w:rPrChange>
          </w:rPr>
          <w:t xml:space="preserve">PLoS Biology, 13</w:t>
        </w:r>
        <w:r w:rsidDel="00000000" w:rsidR="00000000" w:rsidRPr="00000000">
          <w:rPr>
            <w:rtl w:val="0"/>
            <w:rPrChange w:author="Moin Syed" w:id="193" w:date="2026-04-30T15:00:09Z">
              <w:rPr/>
            </w:rPrChange>
          </w:rPr>
          <w:t xml:space="preserve">(3), e1002106. </w:t>
        </w:r>
        <w:r w:rsidDel="00000000" w:rsidR="00000000" w:rsidRPr="00000000">
          <w:fldChar w:fldCharType="begin"/>
        </w:r>
        <w:r w:rsidDel="00000000" w:rsidR="00000000" w:rsidRPr="00000000">
          <w:instrText xml:space="preserve">HYPERLINK "https://doi.org/10.1371/journal.pbio.1002106"</w:instrText>
        </w:r>
        <w:r w:rsidDel="00000000" w:rsidR="00000000" w:rsidRPr="00000000">
          <w:fldChar w:fldCharType="separate"/>
        </w:r>
        <w:r w:rsidDel="00000000" w:rsidR="00000000" w:rsidRPr="00000000">
          <w:rPr>
            <w:rtl w:val="0"/>
            <w:rPrChange w:author="Moin Syed" w:id="0" w:date="2026-04-30T14:17:19Z">
              <w:rPr>
                <w:color w:val="1155cc"/>
                <w:u w:val="single"/>
              </w:rPr>
            </w:rPrChange>
          </w:rPr>
          <w:t xml:space="preserve">https://doi.org/10.1371/journal.pbio.1002106</w:t>
        </w:r>
        <w:r w:rsidDel="00000000" w:rsidR="00000000" w:rsidRPr="00000000">
          <w:fldChar w:fldCharType="end"/>
        </w:r>
        <w:r w:rsidDel="00000000" w:rsidR="00000000" w:rsidRPr="00000000">
          <w:rPr>
            <w:rtl w:val="0"/>
            <w:rPrChange w:author="Moin Syed" w:id="193" w:date="2026-04-30T15:00:09Z">
              <w:rPr/>
            </w:rPrChange>
          </w:rPr>
          <w:t xml:space="preserve"> </w:t>
        </w:r>
      </w:ins>
    </w:p>
    <w:p w:rsidR="00000000" w:rsidDel="00000000" w:rsidP="00000000" w:rsidRDefault="00000000" w:rsidRPr="00000000" w14:paraId="00000101">
      <w:pPr>
        <w:ind w:left="720" w:hanging="720"/>
        <w:rPr>
          <w:rPrChange w:author="Moin Syed" w:id="0" w:date="2026-04-30T14:17:19Z">
            <w:rPr/>
          </w:rPrChange>
        </w:rPr>
      </w:pPr>
      <w:hyperlink r:id="rId92">
        <w:r w:rsidDel="00000000" w:rsidR="00000000" w:rsidRPr="00000000">
          <w:rPr>
            <w:rtl w:val="0"/>
            <w:rPrChange w:author="Moin Syed" w:id="0" w:date="2026-04-30T14:17:19Z">
              <w:rPr/>
            </w:rPrChange>
          </w:rPr>
          <w:t xml:space="preserve">Karhulahti, V.-M., Branney, P., Siutila, M., &amp; Syed, M. (2023). A primer for choosing, designing and evaluating registered reports for qualitative methods. </w:t>
        </w:r>
      </w:hyperlink>
      <w:hyperlink r:id="rId93">
        <w:r w:rsidDel="00000000" w:rsidR="00000000" w:rsidRPr="00000000">
          <w:rPr>
            <w:i w:val="1"/>
            <w:iCs w:val="1"/>
            <w:rtl w:val="0"/>
            <w:rPrChange w:author="Moin Syed" w:id="0" w:date="2026-04-30T14:17:19Z">
              <w:rPr>
                <w:i w:val="1"/>
                <w:iCs w:val="1"/>
              </w:rPr>
            </w:rPrChange>
          </w:rPr>
          <w:t xml:space="preserve">Open Research Europe</w:t>
        </w:r>
      </w:hyperlink>
      <w:hyperlink r:id="rId94">
        <w:r w:rsidDel="00000000" w:rsidR="00000000" w:rsidRPr="00000000">
          <w:rPr>
            <w:rtl w:val="0"/>
            <w:rPrChange w:author="Moin Syed" w:id="0" w:date="2026-04-30T14:17:19Z">
              <w:rPr/>
            </w:rPrChange>
          </w:rPr>
          <w:t xml:space="preserve">, </w:t>
        </w:r>
      </w:hyperlink>
      <w:hyperlink r:id="rId95">
        <w:r w:rsidDel="00000000" w:rsidR="00000000" w:rsidRPr="00000000">
          <w:rPr>
            <w:i w:val="1"/>
            <w:iCs w:val="1"/>
            <w:rtl w:val="0"/>
            <w:rPrChange w:author="Moin Syed" w:id="0" w:date="2026-04-30T14:17:19Z">
              <w:rPr>
                <w:i w:val="1"/>
                <w:iCs w:val="1"/>
              </w:rPr>
            </w:rPrChange>
          </w:rPr>
          <w:t xml:space="preserve">3</w:t>
        </w:r>
      </w:hyperlink>
      <w:hyperlink r:id="rId96">
        <w:r w:rsidDel="00000000" w:rsidR="00000000" w:rsidRPr="00000000">
          <w:rPr>
            <w:rtl w:val="0"/>
            <w:rPrChange w:author="Moin Syed" w:id="0" w:date="2026-04-30T14:17:19Z">
              <w:rPr/>
            </w:rPrChange>
          </w:rPr>
          <w:t xml:space="preserve">, 22. https://doi.org/10.12688/openreseurope.15532.2 </w:t>
        </w:r>
      </w:hyperlink>
      <w:r w:rsidDel="00000000" w:rsidR="00000000" w:rsidRPr="00000000">
        <w:rPr>
          <w:rtl w:val="0"/>
        </w:rPr>
      </w:r>
    </w:p>
    <w:p w:rsidR="00000000" w:rsidDel="00000000" w:rsidP="00000000" w:rsidRDefault="00000000" w:rsidRPr="00000000" w14:paraId="00000102">
      <w:pPr>
        <w:ind w:left="720" w:hanging="720"/>
        <w:rPr>
          <w:rPrChange w:author="Moin Syed" w:id="0" w:date="2026-04-30T14:17:19Z">
            <w:rPr/>
          </w:rPrChange>
        </w:rPr>
      </w:pPr>
      <w:hyperlink r:id="rId97">
        <w:r w:rsidDel="00000000" w:rsidR="00000000" w:rsidRPr="00000000">
          <w:rPr>
            <w:rtl w:val="0"/>
            <w:rPrChange w:author="Moin Syed" w:id="0" w:date="2026-04-30T14:17:19Z">
              <w:rPr/>
            </w:rPrChange>
          </w:rPr>
          <w:t xml:space="preserve">Kathawalla, U.-K., &amp; Syed, M. (2021). Discrimination, Life Stress, and Mental Health Among Muslims: A Preregistered Systematic Review and Meta-Analysis. </w:t>
        </w:r>
      </w:hyperlink>
      <w:hyperlink r:id="rId98">
        <w:r w:rsidDel="00000000" w:rsidR="00000000" w:rsidRPr="00000000">
          <w:rPr>
            <w:i w:val="1"/>
            <w:iCs w:val="1"/>
            <w:rtl w:val="0"/>
            <w:rPrChange w:author="Moin Syed" w:id="0" w:date="2026-04-30T14:17:19Z">
              <w:rPr>
                <w:i w:val="1"/>
                <w:iCs w:val="1"/>
              </w:rPr>
            </w:rPrChange>
          </w:rPr>
          <w:t xml:space="preserve">Collabra: Psychology</w:t>
        </w:r>
      </w:hyperlink>
      <w:hyperlink r:id="rId99">
        <w:r w:rsidDel="00000000" w:rsidR="00000000" w:rsidRPr="00000000">
          <w:rPr>
            <w:rtl w:val="0"/>
            <w:rPrChange w:author="Moin Syed" w:id="0" w:date="2026-04-30T14:17:19Z">
              <w:rPr/>
            </w:rPrChange>
          </w:rPr>
          <w:t xml:space="preserve">, </w:t>
        </w:r>
      </w:hyperlink>
      <w:hyperlink r:id="rId100">
        <w:r w:rsidDel="00000000" w:rsidR="00000000" w:rsidRPr="00000000">
          <w:rPr>
            <w:i w:val="1"/>
            <w:iCs w:val="1"/>
            <w:rtl w:val="0"/>
            <w:rPrChange w:author="Moin Syed" w:id="0" w:date="2026-04-30T14:17:19Z">
              <w:rPr>
                <w:i w:val="1"/>
                <w:iCs w:val="1"/>
              </w:rPr>
            </w:rPrChange>
          </w:rPr>
          <w:t xml:space="preserve">7</w:t>
        </w:r>
      </w:hyperlink>
      <w:hyperlink r:id="rId101">
        <w:r w:rsidDel="00000000" w:rsidR="00000000" w:rsidRPr="00000000">
          <w:rPr>
            <w:rtl w:val="0"/>
            <w:rPrChange w:author="Moin Syed" w:id="0" w:date="2026-04-30T14:17:19Z">
              <w:rPr/>
            </w:rPrChange>
          </w:rPr>
          <w:t xml:space="preserve">(1), 28248. https://doi.org/10.1525/collabra.28248 </w:t>
        </w:r>
      </w:hyperlink>
      <w:r w:rsidDel="00000000" w:rsidR="00000000" w:rsidRPr="00000000">
        <w:rPr>
          <w:rtl w:val="0"/>
        </w:rPr>
      </w:r>
    </w:p>
    <w:p w:rsidR="00000000" w:rsidDel="00000000" w:rsidP="00000000" w:rsidRDefault="00000000" w:rsidRPr="00000000" w14:paraId="00000103">
      <w:pPr>
        <w:ind w:left="720" w:hanging="720"/>
        <w:rPr>
          <w:rPrChange w:author="Moin Syed" w:id="0" w:date="2026-04-30T14:17:19Z">
            <w:rPr/>
          </w:rPrChange>
        </w:rPr>
      </w:pPr>
      <w:hyperlink r:id="rId102">
        <w:r w:rsidDel="00000000" w:rsidR="00000000" w:rsidRPr="00000000">
          <w:rPr>
            <w:rtl w:val="0"/>
            <w:rPrChange w:author="Moin Syed" w:id="0" w:date="2026-04-30T14:17:19Z">
              <w:rPr/>
            </w:rPrChange>
          </w:rPr>
          <w:t xml:space="preserve">Kerr, N. L. (1998). HARKing: Hypothesizing After the Results are Known. </w:t>
        </w:r>
      </w:hyperlink>
      <w:hyperlink r:id="rId103">
        <w:r w:rsidDel="00000000" w:rsidR="00000000" w:rsidRPr="00000000">
          <w:rPr>
            <w:i w:val="1"/>
            <w:iCs w:val="1"/>
            <w:rtl w:val="0"/>
            <w:rPrChange w:author="Moin Syed" w:id="0" w:date="2026-04-30T14:17:19Z">
              <w:rPr>
                <w:i w:val="1"/>
                <w:iCs w:val="1"/>
              </w:rPr>
            </w:rPrChange>
          </w:rPr>
          <w:t xml:space="preserve">Personality and Social Psychology Review</w:t>
        </w:r>
      </w:hyperlink>
      <w:hyperlink r:id="rId104">
        <w:r w:rsidDel="00000000" w:rsidR="00000000" w:rsidRPr="00000000">
          <w:rPr>
            <w:rtl w:val="0"/>
            <w:rPrChange w:author="Moin Syed" w:id="0" w:date="2026-04-30T14:17:19Z">
              <w:rPr/>
            </w:rPrChange>
          </w:rPr>
          <w:t xml:space="preserve">, </w:t>
        </w:r>
      </w:hyperlink>
      <w:hyperlink r:id="rId105">
        <w:r w:rsidDel="00000000" w:rsidR="00000000" w:rsidRPr="00000000">
          <w:rPr>
            <w:i w:val="1"/>
            <w:iCs w:val="1"/>
            <w:rtl w:val="0"/>
            <w:rPrChange w:author="Moin Syed" w:id="0" w:date="2026-04-30T14:17:19Z">
              <w:rPr>
                <w:i w:val="1"/>
                <w:iCs w:val="1"/>
              </w:rPr>
            </w:rPrChange>
          </w:rPr>
          <w:t xml:space="preserve">2</w:t>
        </w:r>
      </w:hyperlink>
      <w:hyperlink r:id="rId106">
        <w:r w:rsidDel="00000000" w:rsidR="00000000" w:rsidRPr="00000000">
          <w:rPr>
            <w:rtl w:val="0"/>
            <w:rPrChange w:author="Moin Syed" w:id="0" w:date="2026-04-30T14:17:19Z">
              <w:rPr/>
            </w:rPrChange>
          </w:rPr>
          <w:t xml:space="preserve">(3), 196–217. https://doi.org/10.1207/s15327957pspr0203_4 </w:t>
        </w:r>
      </w:hyperlink>
      <w:r w:rsidDel="00000000" w:rsidR="00000000" w:rsidRPr="00000000">
        <w:rPr>
          <w:rtl w:val="0"/>
        </w:rPr>
      </w:r>
    </w:p>
    <w:p w:rsidR="00000000" w:rsidDel="00000000" w:rsidP="00000000" w:rsidRDefault="00000000" w:rsidRPr="00000000" w14:paraId="00000104">
      <w:pPr>
        <w:ind w:left="720" w:hanging="720"/>
        <w:rPr>
          <w:ins w:author="Moin Syed" w:id="194" w:date="2026-04-27T18:11:48Z"/>
          <w:rPrChange w:author="Moin Syed" w:id="0" w:date="2026-04-30T14:17:19Z">
            <w:rPr/>
          </w:rPrChange>
        </w:rPr>
      </w:pPr>
      <w:ins w:author="Moin Syed" w:id="194" w:date="2026-04-27T18:11:48Z">
        <w:r w:rsidDel="00000000" w:rsidR="00000000" w:rsidRPr="00000000">
          <w:rPr>
            <w:rtl w:val="0"/>
            <w:rPrChange w:author="Moin Syed" w:id="0" w:date="2026-04-30T14:17:19Z">
              <w:rPr/>
            </w:rPrChange>
          </w:rPr>
          <w:t xml:space="preserve">Lakens, D. (2019). The value of preregistration for psychological science: A conceptual analysis. </w:t>
        </w:r>
        <w:r w:rsidDel="00000000" w:rsidR="00000000" w:rsidRPr="00000000">
          <w:rPr>
            <w:i w:val="1"/>
            <w:iCs w:val="1"/>
            <w:rtl w:val="0"/>
            <w:rPrChange w:author="Moin Syed" w:id="0" w:date="2026-04-30T14:17:19Z">
              <w:rPr/>
            </w:rPrChange>
          </w:rPr>
          <w:t xml:space="preserve">Japanese Psychological Review, 62</w:t>
        </w:r>
        <w:r w:rsidDel="00000000" w:rsidR="00000000" w:rsidRPr="00000000">
          <w:rPr>
            <w:rtl w:val="0"/>
            <w:rPrChange w:author="Moin Syed" w:id="0" w:date="2026-04-30T14:17:19Z">
              <w:rPr/>
            </w:rPrChange>
          </w:rPr>
          <w:t xml:space="preserve">(3), 221-230. https://doi.org/10.31234/osf.io/jbh4w</w:t>
        </w:r>
      </w:ins>
    </w:p>
    <w:p w:rsidR="00000000" w:rsidDel="00000000" w:rsidP="00000000" w:rsidRDefault="00000000" w:rsidRPr="00000000" w14:paraId="00000105">
      <w:pPr>
        <w:ind w:left="720" w:hanging="720"/>
        <w:rPr>
          <w:rPrChange w:author="Moin Syed" w:id="0" w:date="2026-04-30T14:17:19Z">
            <w:rPr/>
          </w:rPrChange>
        </w:rPr>
      </w:pPr>
      <w:del w:author="Moin Syed" w:id="194" w:date="2026-04-27T18:11:48Z">
        <w:r w:rsidDel="00000000" w:rsidR="00000000" w:rsidRPr="00000000">
          <w:fldChar w:fldCharType="begin"/>
        </w:r>
        <w:r w:rsidDel="00000000" w:rsidR="00000000" w:rsidRPr="00000000">
          <w:delInstrText xml:space="preserve">HYPERLINK "https://www.zotero.org/google-docs/?cpHJyb"</w:delInstrText>
        </w:r>
        <w:r w:rsidDel="00000000" w:rsidR="00000000" w:rsidRPr="00000000">
          <w:fldChar w:fldCharType="separate"/>
        </w:r>
        <w:r w:rsidDel="00000000" w:rsidR="00000000" w:rsidRPr="00000000">
          <w:rPr>
            <w:rtl w:val="0"/>
            <w:rPrChange w:author="Moin Syed" w:id="0" w:date="2026-04-30T14:17:19Z">
              <w:rPr/>
            </w:rPrChange>
          </w:rPr>
          <w:delText xml:space="preserve">Lakens, D. (2019). </w:delText>
        </w:r>
        <w:r w:rsidDel="00000000" w:rsidR="00000000" w:rsidRPr="00000000">
          <w:fldChar w:fldCharType="end"/>
        </w:r>
        <w:r w:rsidDel="00000000" w:rsidR="00000000" w:rsidRPr="00000000">
          <w:fldChar w:fldCharType="begin"/>
        </w:r>
        <w:r w:rsidDel="00000000" w:rsidR="00000000" w:rsidRPr="00000000">
          <w:delInstrText xml:space="preserve">HYPERLINK "https://www.zotero.org/google-docs/?cpHJyb"</w:delInstrText>
        </w:r>
        <w:r w:rsidDel="00000000" w:rsidR="00000000" w:rsidRPr="00000000">
          <w:fldChar w:fldCharType="separate"/>
        </w:r>
        <w:r w:rsidDel="00000000" w:rsidR="00000000" w:rsidRPr="00000000">
          <w:rPr>
            <w:rtl w:val="0"/>
            <w:rPrChange w:author="Moin Syed" w:id="0" w:date="2026-04-30T14:17:19Z">
              <w:rPr>
                <w:i w:val="1"/>
                <w:iCs w:val="1"/>
              </w:rPr>
            </w:rPrChange>
          </w:rPr>
          <w:delText xml:space="preserve">The Value of Preregistration for Psychological Science: A Conceptual Analysis</w:delText>
        </w:r>
        <w:r w:rsidDel="00000000" w:rsidR="00000000" w:rsidRPr="00000000">
          <w:fldChar w:fldCharType="end"/>
        </w:r>
        <w:r w:rsidDel="00000000" w:rsidR="00000000" w:rsidRPr="00000000">
          <w:fldChar w:fldCharType="begin"/>
        </w:r>
        <w:r w:rsidDel="00000000" w:rsidR="00000000" w:rsidRPr="00000000">
          <w:delInstrText xml:space="preserve">HYPERLINK "https://www.zotero.org/google-docs/?cpHJyb"</w:delInstrText>
        </w:r>
        <w:r w:rsidDel="00000000" w:rsidR="00000000" w:rsidRPr="00000000">
          <w:fldChar w:fldCharType="separate"/>
        </w:r>
        <w:r w:rsidDel="00000000" w:rsidR="00000000" w:rsidRPr="00000000">
          <w:rPr>
            <w:rtl w:val="0"/>
            <w:rPrChange w:author="Moin Syed" w:id="0" w:date="2026-04-30T14:17:19Z">
              <w:rPr/>
            </w:rPrChange>
          </w:rPr>
          <w:delText xml:space="preserve"> [Preprint]. PsyArXiv. https://doi.org/10.31234/osf.io/jbh4w</w:delText>
        </w:r>
        <w:r w:rsidDel="00000000" w:rsidR="00000000" w:rsidRPr="00000000">
          <w:fldChar w:fldCharType="end"/>
        </w:r>
      </w:del>
      <w:hyperlink r:id="rId107">
        <w:r w:rsidDel="00000000" w:rsidR="00000000" w:rsidRPr="00000000">
          <w:rPr>
            <w:rtl w:val="0"/>
            <w:rPrChange w:author="Moin Syed" w:id="0" w:date="2026-04-30T14:17:19Z">
              <w:rPr/>
            </w:rPrChange>
          </w:rPr>
          <w:t xml:space="preserve"> </w:t>
        </w:r>
      </w:hyperlink>
      <w:r w:rsidDel="00000000" w:rsidR="00000000" w:rsidRPr="00000000">
        <w:rPr>
          <w:rtl w:val="0"/>
        </w:rPr>
      </w:r>
    </w:p>
    <w:p w:rsidR="00000000" w:rsidDel="00000000" w:rsidP="00000000" w:rsidRDefault="00000000" w:rsidRPr="00000000" w14:paraId="00000106">
      <w:pPr>
        <w:ind w:left="720" w:hanging="720"/>
        <w:rPr>
          <w:rPrChange w:author="Moin Syed" w:id="0" w:date="2026-04-30T14:17:19Z">
            <w:rPr/>
          </w:rPrChange>
        </w:rPr>
      </w:pPr>
      <w:hyperlink r:id="rId108">
        <w:r w:rsidDel="00000000" w:rsidR="00000000" w:rsidRPr="00000000">
          <w:rPr>
            <w:rtl w:val="0"/>
            <w:rPrChange w:author="Moin Syed" w:id="0" w:date="2026-04-30T14:17:19Z">
              <w:rPr/>
            </w:rPrChange>
          </w:rPr>
          <w:t xml:space="preserve">Liu, Z., Wang, X. T. (XiaoTian), Wang, Z., Yan, W., &amp; Hu, M. (2025). Registered reports in psychology across scholarly citations and public dissemination: A comparative metaevaluation of more than a decade of practice. </w:t>
        </w:r>
      </w:hyperlink>
      <w:hyperlink r:id="rId109">
        <w:r w:rsidDel="00000000" w:rsidR="00000000" w:rsidRPr="00000000">
          <w:rPr>
            <w:i w:val="1"/>
            <w:iCs w:val="1"/>
            <w:rtl w:val="0"/>
            <w:rPrChange w:author="Moin Syed" w:id="0" w:date="2026-04-30T14:17:19Z">
              <w:rPr>
                <w:i w:val="1"/>
                <w:iCs w:val="1"/>
              </w:rPr>
            </w:rPrChange>
          </w:rPr>
          <w:t xml:space="preserve">American Psychologist</w:t>
        </w:r>
      </w:hyperlink>
      <w:hyperlink r:id="rId110">
        <w:r w:rsidDel="00000000" w:rsidR="00000000" w:rsidRPr="00000000">
          <w:rPr>
            <w:rtl w:val="0"/>
            <w:rPrChange w:author="Moin Syed" w:id="0" w:date="2026-04-30T14:17:19Z">
              <w:rPr/>
            </w:rPrChange>
          </w:rPr>
          <w:t xml:space="preserve">. https://doi.org/10.1037/amp0001503 </w:t>
        </w:r>
      </w:hyperlink>
      <w:r w:rsidDel="00000000" w:rsidR="00000000" w:rsidRPr="00000000">
        <w:rPr>
          <w:rtl w:val="0"/>
        </w:rPr>
      </w:r>
    </w:p>
    <w:p w:rsidR="00000000" w:rsidDel="00000000" w:rsidP="00000000" w:rsidRDefault="00000000" w:rsidRPr="00000000" w14:paraId="00000107">
      <w:pPr>
        <w:ind w:left="720" w:hanging="720"/>
        <w:rPr>
          <w:rPrChange w:author="Moin Syed" w:id="0" w:date="2026-04-30T14:17:19Z">
            <w:rPr/>
          </w:rPrChange>
        </w:rPr>
      </w:pPr>
      <w:hyperlink r:id="rId111">
        <w:r w:rsidDel="00000000" w:rsidR="00000000" w:rsidRPr="00000000">
          <w:rPr>
            <w:rtl w:val="0"/>
            <w:rPrChange w:author="Moin Syed" w:id="0" w:date="2026-04-30T14:17:19Z">
              <w:rPr/>
            </w:rPrChange>
          </w:rPr>
          <w:t xml:space="preserve">McDermott, R. (2022). Breaking free: How preregistration hurts scholars and science. </w:t>
        </w:r>
      </w:hyperlink>
      <w:hyperlink r:id="rId112">
        <w:r w:rsidDel="00000000" w:rsidR="00000000" w:rsidRPr="00000000">
          <w:rPr>
            <w:i w:val="1"/>
            <w:iCs w:val="1"/>
            <w:rtl w:val="0"/>
            <w:rPrChange w:author="Moin Syed" w:id="0" w:date="2026-04-30T14:17:19Z">
              <w:rPr>
                <w:i w:val="1"/>
                <w:iCs w:val="1"/>
              </w:rPr>
            </w:rPrChange>
          </w:rPr>
          <w:t xml:space="preserve">Politics and the Life Sciences</w:t>
        </w:r>
      </w:hyperlink>
      <w:hyperlink r:id="rId113">
        <w:r w:rsidDel="00000000" w:rsidR="00000000" w:rsidRPr="00000000">
          <w:rPr>
            <w:rtl w:val="0"/>
            <w:rPrChange w:author="Moin Syed" w:id="0" w:date="2026-04-30T14:17:19Z">
              <w:rPr/>
            </w:rPrChange>
          </w:rPr>
          <w:t xml:space="preserve">, </w:t>
        </w:r>
      </w:hyperlink>
      <w:hyperlink r:id="rId114">
        <w:r w:rsidDel="00000000" w:rsidR="00000000" w:rsidRPr="00000000">
          <w:rPr>
            <w:i w:val="1"/>
            <w:iCs w:val="1"/>
            <w:rtl w:val="0"/>
            <w:rPrChange w:author="Moin Syed" w:id="0" w:date="2026-04-30T14:17:19Z">
              <w:rPr>
                <w:i w:val="1"/>
                <w:iCs w:val="1"/>
              </w:rPr>
            </w:rPrChange>
          </w:rPr>
          <w:t xml:space="preserve">41</w:t>
        </w:r>
      </w:hyperlink>
      <w:hyperlink r:id="rId115">
        <w:r w:rsidDel="00000000" w:rsidR="00000000" w:rsidRPr="00000000">
          <w:rPr>
            <w:rtl w:val="0"/>
            <w:rPrChange w:author="Moin Syed" w:id="0" w:date="2026-04-30T14:17:19Z">
              <w:rPr/>
            </w:rPrChange>
          </w:rPr>
          <w:t xml:space="preserve">(1), 55–59. https://doi.org/10.1017/pls.2022.4 </w:t>
        </w:r>
      </w:hyperlink>
      <w:r w:rsidDel="00000000" w:rsidR="00000000" w:rsidRPr="00000000">
        <w:rPr>
          <w:rtl w:val="0"/>
        </w:rPr>
      </w:r>
    </w:p>
    <w:p w:rsidR="00000000" w:rsidDel="00000000" w:rsidP="00000000" w:rsidRDefault="00000000" w:rsidRPr="00000000" w14:paraId="00000108">
      <w:pPr>
        <w:ind w:left="720" w:hanging="720"/>
        <w:rPr>
          <w:rPrChange w:author="Moin Syed" w:id="0" w:date="2026-04-30T14:17:19Z">
            <w:rPr/>
          </w:rPrChange>
        </w:rPr>
      </w:pPr>
      <w:hyperlink r:id="rId116">
        <w:r w:rsidDel="00000000" w:rsidR="00000000" w:rsidRPr="00000000">
          <w:rPr>
            <w:rtl w:val="0"/>
            <w:rPrChange w:author="Moin Syed" w:id="0" w:date="2026-04-30T14:17:19Z">
              <w:rPr/>
            </w:rPrChange>
          </w:rPr>
          <w:t xml:space="preserve">McIntosh, R. D. (2017). Exploratory reports: A new article type for Cortex. </w:t>
        </w:r>
      </w:hyperlink>
      <w:hyperlink r:id="rId117">
        <w:r w:rsidDel="00000000" w:rsidR="00000000" w:rsidRPr="00000000">
          <w:rPr>
            <w:i w:val="1"/>
            <w:iCs w:val="1"/>
            <w:rtl w:val="0"/>
            <w:rPrChange w:author="Moin Syed" w:id="0" w:date="2026-04-30T14:17:19Z">
              <w:rPr>
                <w:i w:val="1"/>
                <w:iCs w:val="1"/>
              </w:rPr>
            </w:rPrChange>
          </w:rPr>
          <w:t xml:space="preserve">Cortex</w:t>
        </w:r>
      </w:hyperlink>
      <w:hyperlink r:id="rId118">
        <w:r w:rsidDel="00000000" w:rsidR="00000000" w:rsidRPr="00000000">
          <w:rPr>
            <w:rtl w:val="0"/>
            <w:rPrChange w:author="Moin Syed" w:id="0" w:date="2026-04-30T14:17:19Z">
              <w:rPr/>
            </w:rPrChange>
          </w:rPr>
          <w:t xml:space="preserve">, </w:t>
        </w:r>
      </w:hyperlink>
      <w:hyperlink r:id="rId119">
        <w:r w:rsidDel="00000000" w:rsidR="00000000" w:rsidRPr="00000000">
          <w:rPr>
            <w:i w:val="1"/>
            <w:iCs w:val="1"/>
            <w:rtl w:val="0"/>
            <w:rPrChange w:author="Moin Syed" w:id="0" w:date="2026-04-30T14:17:19Z">
              <w:rPr>
                <w:i w:val="1"/>
                <w:iCs w:val="1"/>
              </w:rPr>
            </w:rPrChange>
          </w:rPr>
          <w:t xml:space="preserve">96</w:t>
        </w:r>
      </w:hyperlink>
      <w:hyperlink r:id="rId120">
        <w:r w:rsidDel="00000000" w:rsidR="00000000" w:rsidRPr="00000000">
          <w:rPr>
            <w:rtl w:val="0"/>
            <w:rPrChange w:author="Moin Syed" w:id="0" w:date="2026-04-30T14:17:19Z">
              <w:rPr/>
            </w:rPrChange>
          </w:rPr>
          <w:t xml:space="preserve">, A1–A4. https://doi.org/10.1016/j.cortex.2017.07.014 </w:t>
        </w:r>
      </w:hyperlink>
      <w:r w:rsidDel="00000000" w:rsidR="00000000" w:rsidRPr="00000000">
        <w:rPr>
          <w:rtl w:val="0"/>
        </w:rPr>
      </w:r>
    </w:p>
    <w:p w:rsidR="00000000" w:rsidDel="00000000" w:rsidP="00000000" w:rsidRDefault="00000000" w:rsidRPr="00000000" w14:paraId="00000109">
      <w:pPr>
        <w:ind w:left="720" w:hanging="720"/>
        <w:rPr>
          <w:rPrChange w:author="Moin Syed" w:id="0" w:date="2026-04-30T14:17:19Z">
            <w:rPr/>
          </w:rPrChange>
        </w:rPr>
      </w:pPr>
      <w:hyperlink r:id="rId121">
        <w:r w:rsidDel="00000000" w:rsidR="00000000" w:rsidRPr="00000000">
          <w:rPr>
            <w:rtl w:val="0"/>
            <w:rPrChange w:author="Moin Syed" w:id="0" w:date="2026-04-30T14:17:19Z">
              <w:rPr/>
            </w:rPrChange>
          </w:rPr>
          <w:t xml:space="preserve">MetaROR. (n.d.). About MetaROR. </w:t>
        </w:r>
      </w:hyperlink>
      <w:hyperlink r:id="rId122">
        <w:r w:rsidDel="00000000" w:rsidR="00000000" w:rsidRPr="00000000">
          <w:rPr>
            <w:i w:val="1"/>
            <w:iCs w:val="1"/>
            <w:rtl w:val="0"/>
            <w:rPrChange w:author="Moin Syed" w:id="0" w:date="2026-04-30T14:17:19Z">
              <w:rPr>
                <w:i w:val="1"/>
                <w:iCs w:val="1"/>
              </w:rPr>
            </w:rPrChange>
          </w:rPr>
          <w:t xml:space="preserve">MetaROR</w:t>
        </w:r>
      </w:hyperlink>
      <w:hyperlink r:id="rId123">
        <w:r w:rsidDel="00000000" w:rsidR="00000000" w:rsidRPr="00000000">
          <w:rPr>
            <w:rtl w:val="0"/>
            <w:rPrChange w:author="Moin Syed" w:id="0" w:date="2026-04-30T14:17:19Z">
              <w:rPr/>
            </w:rPrChange>
          </w:rPr>
          <w:t xml:space="preserve">. Retrieved November 28, 2025, from https://metaror.org/about-metaror/ </w:t>
        </w:r>
      </w:hyperlink>
      <w:r w:rsidDel="00000000" w:rsidR="00000000" w:rsidRPr="00000000">
        <w:rPr>
          <w:rtl w:val="0"/>
        </w:rPr>
      </w:r>
    </w:p>
    <w:p w:rsidR="00000000" w:rsidDel="00000000" w:rsidP="00000000" w:rsidRDefault="00000000" w:rsidRPr="00000000" w14:paraId="0000010A">
      <w:pPr>
        <w:ind w:left="720" w:hanging="720"/>
        <w:rPr>
          <w:rPrChange w:author="Moin Syed" w:id="0" w:date="2026-04-30T14:17:19Z">
            <w:rPr/>
          </w:rPrChange>
        </w:rPr>
      </w:pPr>
      <w:hyperlink r:id="rId124">
        <w:r w:rsidDel="00000000" w:rsidR="00000000" w:rsidRPr="00000000">
          <w:rPr>
            <w:rtl w:val="0"/>
            <w:rPrChange w:author="Moin Syed" w:id="0" w:date="2026-04-30T14:17:19Z">
              <w:rPr/>
            </w:rPrChange>
          </w:rPr>
          <w:t xml:space="preserve">Munafò, M. R. (2017). Improving the Efficiency of Grant and Journal Peer Review: Registered Reports Funding. </w:t>
        </w:r>
      </w:hyperlink>
      <w:hyperlink r:id="rId125">
        <w:r w:rsidDel="00000000" w:rsidR="00000000" w:rsidRPr="00000000">
          <w:rPr>
            <w:i w:val="1"/>
            <w:iCs w:val="1"/>
            <w:rtl w:val="0"/>
            <w:rPrChange w:author="Moin Syed" w:id="0" w:date="2026-04-30T14:17:19Z">
              <w:rPr>
                <w:i w:val="1"/>
                <w:iCs w:val="1"/>
              </w:rPr>
            </w:rPrChange>
          </w:rPr>
          <w:t xml:space="preserve">Nicotine &amp; Tobacco Research</w:t>
        </w:r>
      </w:hyperlink>
      <w:hyperlink r:id="rId126">
        <w:r w:rsidDel="00000000" w:rsidR="00000000" w:rsidRPr="00000000">
          <w:rPr>
            <w:rtl w:val="0"/>
            <w:rPrChange w:author="Moin Syed" w:id="0" w:date="2026-04-30T14:17:19Z">
              <w:rPr/>
            </w:rPrChange>
          </w:rPr>
          <w:t xml:space="preserve">, </w:t>
        </w:r>
      </w:hyperlink>
      <w:hyperlink r:id="rId127">
        <w:r w:rsidDel="00000000" w:rsidR="00000000" w:rsidRPr="00000000">
          <w:rPr>
            <w:i w:val="1"/>
            <w:iCs w:val="1"/>
            <w:rtl w:val="0"/>
            <w:rPrChange w:author="Moin Syed" w:id="0" w:date="2026-04-30T14:17:19Z">
              <w:rPr>
                <w:i w:val="1"/>
                <w:iCs w:val="1"/>
              </w:rPr>
            </w:rPrChange>
          </w:rPr>
          <w:t xml:space="preserve">19</w:t>
        </w:r>
      </w:hyperlink>
      <w:hyperlink r:id="rId128">
        <w:r w:rsidDel="00000000" w:rsidR="00000000" w:rsidRPr="00000000">
          <w:rPr>
            <w:rtl w:val="0"/>
            <w:rPrChange w:author="Moin Syed" w:id="0" w:date="2026-04-30T14:17:19Z">
              <w:rPr/>
            </w:rPrChange>
          </w:rPr>
          <w:t xml:space="preserve">(7), 773–773. https://doi.org/10.1093/ntr/ntx081 </w:t>
        </w:r>
      </w:hyperlink>
      <w:r w:rsidDel="00000000" w:rsidR="00000000" w:rsidRPr="00000000">
        <w:rPr>
          <w:rtl w:val="0"/>
        </w:rPr>
      </w:r>
    </w:p>
    <w:p w:rsidR="00000000" w:rsidDel="00000000" w:rsidP="00000000" w:rsidRDefault="00000000" w:rsidRPr="00000000" w14:paraId="0000010B">
      <w:pPr>
        <w:ind w:left="720" w:hanging="720"/>
        <w:rPr>
          <w:rPrChange w:author="Moin Syed" w:id="0" w:date="2026-04-30T14:17:19Z">
            <w:rPr/>
          </w:rPrChange>
        </w:rPr>
      </w:pPr>
      <w:hyperlink r:id="rId129">
        <w:r w:rsidDel="00000000" w:rsidR="00000000" w:rsidRPr="00000000">
          <w:rPr>
            <w:rtl w:val="0"/>
            <w:rPrChange w:author="Moin Syed" w:id="0" w:date="2026-04-30T14:17:19Z">
              <w:rPr/>
            </w:rPrChange>
          </w:rPr>
          <w:t xml:space="preserve">Nosek, B. A., Ebersole, C. R., DeHaven, A. C., &amp; Mellor, D. T. (2018). The preregistration revolution. </w:t>
        </w:r>
      </w:hyperlink>
      <w:hyperlink r:id="rId130">
        <w:r w:rsidDel="00000000" w:rsidR="00000000" w:rsidRPr="00000000">
          <w:rPr>
            <w:i w:val="1"/>
            <w:iCs w:val="1"/>
            <w:rtl w:val="0"/>
            <w:rPrChange w:author="Moin Syed" w:id="0" w:date="2026-04-30T14:17:19Z">
              <w:rPr>
                <w:i w:val="1"/>
                <w:iCs w:val="1"/>
              </w:rPr>
            </w:rPrChange>
          </w:rPr>
          <w:t xml:space="preserve">Proceedings of the National Academy of Sciences</w:t>
        </w:r>
      </w:hyperlink>
      <w:hyperlink r:id="rId131">
        <w:r w:rsidDel="00000000" w:rsidR="00000000" w:rsidRPr="00000000">
          <w:rPr>
            <w:rtl w:val="0"/>
            <w:rPrChange w:author="Moin Syed" w:id="0" w:date="2026-04-30T14:17:19Z">
              <w:rPr/>
            </w:rPrChange>
          </w:rPr>
          <w:t xml:space="preserve">, </w:t>
        </w:r>
      </w:hyperlink>
      <w:hyperlink r:id="rId132">
        <w:r w:rsidDel="00000000" w:rsidR="00000000" w:rsidRPr="00000000">
          <w:rPr>
            <w:i w:val="1"/>
            <w:iCs w:val="1"/>
            <w:rtl w:val="0"/>
            <w:rPrChange w:author="Moin Syed" w:id="0" w:date="2026-04-30T14:17:19Z">
              <w:rPr>
                <w:i w:val="1"/>
                <w:iCs w:val="1"/>
              </w:rPr>
            </w:rPrChange>
          </w:rPr>
          <w:t xml:space="preserve">115</w:t>
        </w:r>
      </w:hyperlink>
      <w:hyperlink r:id="rId133">
        <w:r w:rsidDel="00000000" w:rsidR="00000000" w:rsidRPr="00000000">
          <w:rPr>
            <w:rtl w:val="0"/>
            <w:rPrChange w:author="Moin Syed" w:id="0" w:date="2026-04-30T14:17:19Z">
              <w:rPr/>
            </w:rPrChange>
          </w:rPr>
          <w:t xml:space="preserve">(11), 2600–2606. https://doi.org/10.1073/pnas.1708274114 </w:t>
        </w:r>
      </w:hyperlink>
      <w:r w:rsidDel="00000000" w:rsidR="00000000" w:rsidRPr="00000000">
        <w:rPr>
          <w:rtl w:val="0"/>
        </w:rPr>
      </w:r>
    </w:p>
    <w:p w:rsidR="00000000" w:rsidDel="00000000" w:rsidP="00000000" w:rsidRDefault="00000000" w:rsidRPr="00000000" w14:paraId="0000010C">
      <w:pPr>
        <w:ind w:left="720" w:hanging="720"/>
        <w:rPr>
          <w:rPrChange w:author="Moin Syed" w:id="0" w:date="2026-04-30T14:17:19Z">
            <w:rPr/>
          </w:rPrChange>
        </w:rPr>
      </w:pPr>
      <w:hyperlink r:id="rId134">
        <w:r w:rsidDel="00000000" w:rsidR="00000000" w:rsidRPr="00000000">
          <w:rPr>
            <w:rtl w:val="0"/>
            <w:rPrChange w:author="Moin Syed" w:id="0" w:date="2026-04-30T14:17:19Z">
              <w:rPr/>
            </w:rPrChange>
          </w:rPr>
          <w:t xml:space="preserve">Nosek, B. A., &amp; Lakens, D. (2014). Registered reports: A method to increase the credibility of published results. </w:t>
        </w:r>
      </w:hyperlink>
      <w:hyperlink r:id="rId135">
        <w:r w:rsidDel="00000000" w:rsidR="00000000" w:rsidRPr="00000000">
          <w:rPr>
            <w:i w:val="1"/>
            <w:iCs w:val="1"/>
            <w:rtl w:val="0"/>
            <w:rPrChange w:author="Moin Syed" w:id="0" w:date="2026-04-30T14:17:19Z">
              <w:rPr>
                <w:i w:val="1"/>
                <w:iCs w:val="1"/>
              </w:rPr>
            </w:rPrChange>
          </w:rPr>
          <w:t xml:space="preserve">Social Psychology</w:t>
        </w:r>
      </w:hyperlink>
      <w:hyperlink r:id="rId136">
        <w:r w:rsidDel="00000000" w:rsidR="00000000" w:rsidRPr="00000000">
          <w:rPr>
            <w:rtl w:val="0"/>
            <w:rPrChange w:author="Moin Syed" w:id="0" w:date="2026-04-30T14:17:19Z">
              <w:rPr/>
            </w:rPrChange>
          </w:rPr>
          <w:t xml:space="preserve">, </w:t>
        </w:r>
      </w:hyperlink>
      <w:hyperlink r:id="rId137">
        <w:r w:rsidDel="00000000" w:rsidR="00000000" w:rsidRPr="00000000">
          <w:rPr>
            <w:i w:val="1"/>
            <w:iCs w:val="1"/>
            <w:rtl w:val="0"/>
            <w:rPrChange w:author="Moin Syed" w:id="0" w:date="2026-04-30T14:17:19Z">
              <w:rPr>
                <w:i w:val="1"/>
                <w:iCs w:val="1"/>
              </w:rPr>
            </w:rPrChange>
          </w:rPr>
          <w:t xml:space="preserve">45</w:t>
        </w:r>
      </w:hyperlink>
      <w:hyperlink r:id="rId138">
        <w:r w:rsidDel="00000000" w:rsidR="00000000" w:rsidRPr="00000000">
          <w:rPr>
            <w:rtl w:val="0"/>
            <w:rPrChange w:author="Moin Syed" w:id="0" w:date="2026-04-30T14:17:19Z">
              <w:rPr/>
            </w:rPrChange>
          </w:rPr>
          <w:t xml:space="preserve">(3), 137–141. https://doi.org/10.1027/1864-9335/a000192 </w:t>
        </w:r>
      </w:hyperlink>
      <w:r w:rsidDel="00000000" w:rsidR="00000000" w:rsidRPr="00000000">
        <w:rPr>
          <w:rtl w:val="0"/>
        </w:rPr>
      </w:r>
    </w:p>
    <w:p w:rsidR="00000000" w:rsidDel="00000000" w:rsidP="00000000" w:rsidRDefault="00000000" w:rsidRPr="00000000" w14:paraId="0000010D">
      <w:pPr>
        <w:ind w:left="720" w:hanging="720"/>
        <w:rPr>
          <w:rPrChange w:author="Moin Syed" w:id="0" w:date="2026-04-30T14:17:19Z">
            <w:rPr/>
          </w:rPrChange>
        </w:rPr>
      </w:pPr>
      <w:hyperlink r:id="rId139">
        <w:r w:rsidDel="00000000" w:rsidR="00000000" w:rsidRPr="00000000">
          <w:rPr>
            <w:rtl w:val="0"/>
            <w:rPrChange w:author="Moin Syed" w:id="0" w:date="2026-04-30T14:17:19Z">
              <w:rPr/>
            </w:rPrChange>
          </w:rPr>
          <w:t xml:space="preserve">O’Mahony, A. (2023). </w:t>
        </w:r>
      </w:hyperlink>
      <w:hyperlink r:id="rId140">
        <w:r w:rsidDel="00000000" w:rsidR="00000000" w:rsidRPr="00000000">
          <w:rPr>
            <w:i w:val="1"/>
            <w:iCs w:val="1"/>
            <w:rtl w:val="0"/>
            <w:rPrChange w:author="Moin Syed" w:id="0" w:date="2026-04-30T14:17:19Z">
              <w:rPr>
                <w:i w:val="1"/>
                <w:iCs w:val="1"/>
              </w:rPr>
            </w:rPrChange>
          </w:rPr>
          <w:t xml:space="preserve">Comparative Analysis of Registered Reports and Standard Research Literature final copy</w:t>
        </w:r>
      </w:hyperlink>
      <w:hyperlink r:id="rId141">
        <w:r w:rsidDel="00000000" w:rsidR="00000000" w:rsidRPr="00000000">
          <w:rPr>
            <w:rtl w:val="0"/>
            <w:rPrChange w:author="Moin Syed" w:id="0" w:date="2026-04-30T14:17:19Z">
              <w:rPr/>
            </w:rPrChange>
          </w:rPr>
          <w:t xml:space="preserve"> [Dissertation, Cardiff University]. https://orca.cardiff.ac.uk/id/eprint/167686 </w:t>
        </w:r>
      </w:hyperlink>
      <w:r w:rsidDel="00000000" w:rsidR="00000000" w:rsidRPr="00000000">
        <w:rPr>
          <w:rtl w:val="0"/>
        </w:rPr>
      </w:r>
    </w:p>
    <w:p w:rsidR="00000000" w:rsidDel="00000000" w:rsidP="00000000" w:rsidRDefault="00000000" w:rsidRPr="00000000" w14:paraId="0000010E">
      <w:pPr>
        <w:ind w:left="720" w:hanging="720"/>
        <w:rPr>
          <w:ins w:author="Moin Syed" w:id="195" w:date="2026-04-30T14:31:01Z"/>
          <w:rPrChange w:author="Moin Syed" w:id="0" w:date="2026-04-30T14:17:19Z">
            <w:rPr/>
          </w:rPrChange>
        </w:rPr>
      </w:pPr>
      <w:ins w:author="Moin Syed" w:id="195" w:date="2026-04-30T14:31:01Z">
        <w:r w:rsidDel="00000000" w:rsidR="00000000" w:rsidRPr="00000000">
          <w:rPr>
            <w:rtl w:val="0"/>
            <w:rPrChange w:author="Moin Syed" w:id="0" w:date="2026-04-30T14:17:19Z">
              <w:rPr/>
            </w:rPrChange>
          </w:rPr>
          <w:t xml:space="preserve">R Core Team. (2022). R: A language and environment for statistical computing [Computer software]. R Foundation for Statistical Computing. </w:t>
        </w:r>
        <w:r w:rsidDel="00000000" w:rsidR="00000000" w:rsidRPr="00000000">
          <w:fldChar w:fldCharType="begin"/>
        </w:r>
        <w:r w:rsidDel="00000000" w:rsidR="00000000" w:rsidRPr="00000000">
          <w:instrText xml:space="preserve">HYPERLINK "https://www.r-project.org/"</w:instrText>
        </w:r>
        <w:r w:rsidDel="00000000" w:rsidR="00000000" w:rsidRPr="00000000">
          <w:fldChar w:fldCharType="separate"/>
        </w:r>
        <w:r w:rsidDel="00000000" w:rsidR="00000000" w:rsidRPr="00000000">
          <w:rPr>
            <w:rtl w:val="0"/>
            <w:rPrChange w:author="Moin Syed" w:id="0" w:date="2026-04-30T14:17:19Z">
              <w:rPr>
                <w:color w:val="1155cc"/>
                <w:u w:val="single"/>
              </w:rPr>
            </w:rPrChange>
          </w:rPr>
          <w:t xml:space="preserve">https://www.R-project.org/</w:t>
        </w:r>
        <w:r w:rsidDel="00000000" w:rsidR="00000000" w:rsidRPr="00000000">
          <w:fldChar w:fldCharType="end"/>
        </w:r>
        <w:r w:rsidDel="00000000" w:rsidR="00000000" w:rsidRPr="00000000">
          <w:rPr>
            <w:rtl w:val="0"/>
          </w:rPr>
        </w:r>
      </w:ins>
    </w:p>
    <w:p w:rsidR="00000000" w:rsidDel="00000000" w:rsidP="00000000" w:rsidRDefault="00000000" w:rsidRPr="00000000" w14:paraId="0000010F">
      <w:pPr>
        <w:ind w:left="720" w:hanging="720"/>
        <w:rPr>
          <w:rPrChange w:author="Moin Syed" w:id="0" w:date="2026-04-30T14:17:19Z">
            <w:rPr/>
          </w:rPrChange>
        </w:rPr>
      </w:pPr>
      <w:hyperlink r:id="rId142">
        <w:r w:rsidDel="00000000" w:rsidR="00000000" w:rsidRPr="00000000">
          <w:rPr>
            <w:rtl w:val="0"/>
            <w:rPrChange w:author="Moin Syed" w:id="0" w:date="2026-04-30T14:17:19Z">
              <w:rPr/>
            </w:rPrChange>
          </w:rPr>
          <w:t xml:space="preserve">Sassenhagen, J., &amp; Bornkessel-Schlesewsky, I. (2015). The P600 as a correlate of ventral attention network reorientation. </w:t>
        </w:r>
      </w:hyperlink>
      <w:hyperlink r:id="rId143">
        <w:r w:rsidDel="00000000" w:rsidR="00000000" w:rsidRPr="00000000">
          <w:rPr>
            <w:i w:val="1"/>
            <w:iCs w:val="1"/>
            <w:rtl w:val="0"/>
            <w:rPrChange w:author="Moin Syed" w:id="0" w:date="2026-04-30T14:17:19Z">
              <w:rPr>
                <w:i w:val="1"/>
                <w:iCs w:val="1"/>
              </w:rPr>
            </w:rPrChange>
          </w:rPr>
          <w:t xml:space="preserve">Cortex</w:t>
        </w:r>
      </w:hyperlink>
      <w:hyperlink r:id="rId144">
        <w:r w:rsidDel="00000000" w:rsidR="00000000" w:rsidRPr="00000000">
          <w:rPr>
            <w:rtl w:val="0"/>
            <w:rPrChange w:author="Moin Syed" w:id="0" w:date="2026-04-30T14:17:19Z">
              <w:rPr/>
            </w:rPrChange>
          </w:rPr>
          <w:t xml:space="preserve">, </w:t>
        </w:r>
      </w:hyperlink>
      <w:hyperlink r:id="rId145">
        <w:r w:rsidDel="00000000" w:rsidR="00000000" w:rsidRPr="00000000">
          <w:rPr>
            <w:i w:val="1"/>
            <w:iCs w:val="1"/>
            <w:rtl w:val="0"/>
            <w:rPrChange w:author="Moin Syed" w:id="0" w:date="2026-04-30T14:17:19Z">
              <w:rPr>
                <w:i w:val="1"/>
                <w:iCs w:val="1"/>
              </w:rPr>
            </w:rPrChange>
          </w:rPr>
          <w:t xml:space="preserve">66</w:t>
        </w:r>
      </w:hyperlink>
      <w:hyperlink r:id="rId146">
        <w:r w:rsidDel="00000000" w:rsidR="00000000" w:rsidRPr="00000000">
          <w:rPr>
            <w:rtl w:val="0"/>
            <w:rPrChange w:author="Moin Syed" w:id="0" w:date="2026-04-30T14:17:19Z">
              <w:rPr/>
            </w:rPrChange>
          </w:rPr>
          <w:t xml:space="preserve">, A3–A20. https://doi.org/10.1016/j.cortex.2014.12.019 </w:t>
        </w:r>
      </w:hyperlink>
      <w:r w:rsidDel="00000000" w:rsidR="00000000" w:rsidRPr="00000000">
        <w:rPr>
          <w:rtl w:val="0"/>
        </w:rPr>
      </w:r>
    </w:p>
    <w:p w:rsidR="00000000" w:rsidDel="00000000" w:rsidP="00000000" w:rsidRDefault="00000000" w:rsidRPr="00000000" w14:paraId="00000110">
      <w:pPr>
        <w:ind w:left="720" w:hanging="720"/>
        <w:rPr>
          <w:rPrChange w:author="Moin Syed" w:id="0" w:date="2026-04-30T14:17:19Z">
            <w:rPr/>
          </w:rPrChange>
        </w:rPr>
      </w:pPr>
      <w:hyperlink r:id="rId147">
        <w:r w:rsidDel="00000000" w:rsidR="00000000" w:rsidRPr="00000000">
          <w:rPr>
            <w:rtl w:val="0"/>
            <w:rPrChange w:author="Moin Syed" w:id="0" w:date="2026-04-30T14:17:19Z">
              <w:rPr/>
            </w:rPrChange>
          </w:rPr>
          <w:t xml:space="preserve">Scott, S. (2013, July 25). </w:t>
        </w:r>
      </w:hyperlink>
      <w:hyperlink r:id="rId148">
        <w:r w:rsidDel="00000000" w:rsidR="00000000" w:rsidRPr="00000000">
          <w:rPr>
            <w:i w:val="1"/>
            <w:iCs w:val="1"/>
            <w:rtl w:val="0"/>
            <w:rPrChange w:author="Moin Syed" w:id="0" w:date="2026-04-30T14:17:19Z">
              <w:rPr>
                <w:i w:val="1"/>
                <w:iCs w:val="1"/>
              </w:rPr>
            </w:rPrChange>
          </w:rPr>
          <w:t xml:space="preserve">Pre-registration would put science in chains</w:t>
        </w:r>
      </w:hyperlink>
      <w:hyperlink r:id="rId149">
        <w:r w:rsidDel="00000000" w:rsidR="00000000" w:rsidRPr="00000000">
          <w:rPr>
            <w:rtl w:val="0"/>
            <w:rPrChange w:author="Moin Syed" w:id="0" w:date="2026-04-30T14:17:19Z">
              <w:rPr/>
            </w:rPrChange>
          </w:rPr>
          <w:t xml:space="preserve">. Times Higher Education (THE). https://www.timeshighereducation.com/comment/opinion/pre-registration-would-put-science-in-chains/2005954.article </w:t>
        </w:r>
      </w:hyperlink>
      <w:r w:rsidDel="00000000" w:rsidR="00000000" w:rsidRPr="00000000">
        <w:rPr>
          <w:rtl w:val="0"/>
        </w:rPr>
      </w:r>
    </w:p>
    <w:p w:rsidR="00000000" w:rsidDel="00000000" w:rsidP="00000000" w:rsidRDefault="00000000" w:rsidRPr="00000000" w14:paraId="00000111">
      <w:pPr>
        <w:ind w:left="720" w:hanging="720"/>
        <w:rPr>
          <w:ins w:author="Moin Syed" w:id="196" w:date="2026-04-30T19:16:40Z"/>
          <w:rPrChange w:author="Moin Syed" w:id="197" w:date="2026-04-30T19:16:40Z">
            <w:rPr/>
          </w:rPrChange>
        </w:rPr>
      </w:pPr>
      <w:ins w:author="Moin Syed" w:id="196" w:date="2026-04-30T19:16:40Z">
        <w:r w:rsidDel="00000000" w:rsidR="00000000" w:rsidRPr="00000000">
          <w:rPr>
            <w:rtl w:val="0"/>
            <w:rPrChange w:author="Moin Syed" w:id="197" w:date="2026-04-30T19:16:40Z">
              <w:rPr/>
            </w:rPrChange>
          </w:rPr>
          <w:t xml:space="preserve">Simmons, J. P., Nelson, L. D., &amp; Simonsohn, U. (2011). F</w:t>
        </w:r>
        <w:r w:rsidDel="00000000" w:rsidR="00000000" w:rsidRPr="00000000">
          <w:rPr>
            <w:rtl w:val="0"/>
            <w:rPrChange w:author="Moin Syed" w:id="197" w:date="2026-04-30T19:16:40Z">
              <w:rPr/>
            </w:rPrChange>
          </w:rPr>
          <w:t xml:space="preserve">alse</w:t>
        </w:r>
        <w:r w:rsidDel="00000000" w:rsidR="00000000" w:rsidRPr="00000000">
          <w:rPr>
            <w:rtl w:val="0"/>
            <w:rPrChange w:author="Moin Syed" w:id="197" w:date="2026-04-30T19:16:40Z">
              <w:rPr/>
            </w:rPrChange>
          </w:rPr>
          <w:t xml:space="preserve">-</w:t>
        </w:r>
        <w:r w:rsidDel="00000000" w:rsidR="00000000" w:rsidRPr="00000000">
          <w:rPr>
            <w:rtl w:val="0"/>
            <w:rPrChange w:author="Moin Syed" w:id="197" w:date="2026-04-30T19:16:40Z">
              <w:rPr/>
            </w:rPrChange>
          </w:rPr>
          <w:t xml:space="preserve">positive psychology: Undisclosed flexibility in data collection and analysis allows presenting anything as si</w:t>
        </w:r>
        <w:r w:rsidDel="00000000" w:rsidR="00000000" w:rsidRPr="00000000">
          <w:rPr>
            <w:rtl w:val="0"/>
            <w:rPrChange w:author="Moin Syed" w:id="197" w:date="2026-04-30T19:16:40Z">
              <w:rPr/>
            </w:rPrChange>
          </w:rPr>
          <w:t xml:space="preserve">gnificant. </w:t>
        </w:r>
        <w:r w:rsidDel="00000000" w:rsidR="00000000" w:rsidRPr="00000000">
          <w:rPr>
            <w:i w:val="1"/>
            <w:iCs w:val="1"/>
            <w:rtl w:val="0"/>
            <w:rPrChange w:author="Moin Syed" w:id="197" w:date="2026-04-30T19:16:40Z">
              <w:rPr/>
            </w:rPrChange>
          </w:rPr>
          <w:t xml:space="preserve">Psychological Science, 22</w:t>
        </w:r>
        <w:r w:rsidDel="00000000" w:rsidR="00000000" w:rsidRPr="00000000">
          <w:rPr>
            <w:rtl w:val="0"/>
            <w:rPrChange w:author="Moin Syed" w:id="197" w:date="2026-04-30T19:16:40Z">
              <w:rPr/>
            </w:rPrChange>
          </w:rPr>
          <w:t xml:space="preserve">(11), 1359–1366. </w:t>
        </w:r>
        <w:r w:rsidDel="00000000" w:rsidR="00000000" w:rsidRPr="00000000">
          <w:fldChar w:fldCharType="begin"/>
        </w:r>
        <w:r w:rsidDel="00000000" w:rsidR="00000000" w:rsidRPr="00000000">
          <w:instrText xml:space="preserve">HYPERLINK "https://doi.org/10.1177/0956797611417632"</w:instrText>
        </w:r>
        <w:r w:rsidDel="00000000" w:rsidR="00000000" w:rsidRPr="00000000">
          <w:fldChar w:fldCharType="separate"/>
        </w:r>
        <w:r w:rsidDel="00000000" w:rsidR="00000000" w:rsidRPr="00000000">
          <w:rPr>
            <w:rtl w:val="0"/>
            <w:rPrChange w:author="Moin Syed" w:id="0" w:date="2026-04-30T14:17:19Z">
              <w:rPr>
                <w:color w:val="1155cc"/>
                <w:u w:val="single"/>
              </w:rPr>
            </w:rPrChange>
          </w:rPr>
          <w:t xml:space="preserve">https://doi.org/10.1177/0956797611417632</w:t>
        </w:r>
        <w:r w:rsidDel="00000000" w:rsidR="00000000" w:rsidRPr="00000000">
          <w:fldChar w:fldCharType="end"/>
        </w:r>
        <w:r w:rsidDel="00000000" w:rsidR="00000000" w:rsidRPr="00000000">
          <w:rPr>
            <w:rtl w:val="0"/>
          </w:rPr>
        </w:r>
      </w:ins>
    </w:p>
    <w:p w:rsidR="00000000" w:rsidDel="00000000" w:rsidP="00000000" w:rsidRDefault="00000000" w:rsidRPr="00000000" w14:paraId="00000112">
      <w:pPr>
        <w:ind w:left="720" w:hanging="720"/>
        <w:rPr>
          <w:rPrChange w:author="Moin Syed" w:id="0" w:date="2026-04-30T14:17:19Z">
            <w:rPr/>
          </w:rPrChange>
        </w:rPr>
      </w:pPr>
      <w:hyperlink r:id="rId150">
        <w:r w:rsidDel="00000000" w:rsidR="00000000" w:rsidRPr="00000000">
          <w:rPr>
            <w:rtl w:val="0"/>
            <w:rPrChange w:author="Moin Syed" w:id="0" w:date="2026-04-30T14:17:19Z">
              <w:rPr/>
            </w:rPrChange>
          </w:rPr>
          <w:t xml:space="preserve">Srivastava, S. (2018). </w:t>
        </w:r>
      </w:hyperlink>
      <w:hyperlink r:id="rId151">
        <w:r w:rsidDel="00000000" w:rsidR="00000000" w:rsidRPr="00000000">
          <w:rPr>
            <w:i w:val="1"/>
            <w:iCs w:val="1"/>
            <w:rtl w:val="0"/>
            <w:rPrChange w:author="Moin Syed" w:id="0" w:date="2026-04-30T14:17:19Z">
              <w:rPr>
                <w:i w:val="1"/>
                <w:iCs w:val="1"/>
              </w:rPr>
            </w:rPrChange>
          </w:rPr>
          <w:t xml:space="preserve">Sound Inference in Complicated Research: A Multi-Strategy Approach</w:t>
        </w:r>
      </w:hyperlink>
      <w:hyperlink r:id="rId152">
        <w:r w:rsidDel="00000000" w:rsidR="00000000" w:rsidRPr="00000000">
          <w:rPr>
            <w:rtl w:val="0"/>
            <w:rPrChange w:author="Moin Syed" w:id="0" w:date="2026-04-30T14:17:19Z">
              <w:rPr/>
            </w:rPrChange>
          </w:rPr>
          <w:t xml:space="preserve"> [Preprint]. PsyArXiv. https://doi.org/10.31234/osf.io/bwr48 </w:t>
        </w:r>
      </w:hyperlink>
      <w:r w:rsidDel="00000000" w:rsidR="00000000" w:rsidRPr="00000000">
        <w:rPr>
          <w:rtl w:val="0"/>
        </w:rPr>
      </w:r>
    </w:p>
    <w:p w:rsidR="00000000" w:rsidDel="00000000" w:rsidP="00000000" w:rsidRDefault="00000000" w:rsidRPr="00000000" w14:paraId="00000113">
      <w:pPr>
        <w:ind w:left="720" w:hanging="720"/>
        <w:rPr>
          <w:ins w:author="Moin Syed" w:id="198" w:date="2026-04-27T18:48:25Z"/>
          <w:rPrChange w:author="Moin Syed" w:id="0" w:date="2026-04-30T14:17:19Z">
            <w:rPr/>
          </w:rPrChange>
        </w:rPr>
      </w:pPr>
      <w:ins w:author="Moin Syed" w:id="198" w:date="2026-04-27T18:48:25Z">
        <w:r w:rsidDel="00000000" w:rsidR="00000000" w:rsidRPr="00000000">
          <w:rPr>
            <w:rtl w:val="0"/>
            <w:rPrChange w:author="Moin Syed" w:id="0" w:date="2026-04-30T14:17:19Z">
              <w:rPr/>
            </w:rPrChange>
          </w:rPr>
          <w:t xml:space="preserve">Soderberg, C. K., Errington, T. M., Schiavone, S. R., Bottesini, J., Thorn, F. S., Vazire, S., Esterling, K. M., &amp; Nosek, B. A. (2021). Initial evidence of research quality of registered reports compared with the standard publishing model. </w:t>
        </w:r>
        <w:r w:rsidDel="00000000" w:rsidR="00000000" w:rsidRPr="00000000">
          <w:rPr>
            <w:i w:val="1"/>
            <w:iCs w:val="1"/>
            <w:rtl w:val="0"/>
            <w:rPrChange w:author="Moin Syed" w:id="0" w:date="2026-04-30T14:17:19Z">
              <w:rPr/>
            </w:rPrChange>
          </w:rPr>
          <w:t xml:space="preserve">Nature Human Behaviour, 5</w:t>
        </w:r>
        <w:r w:rsidDel="00000000" w:rsidR="00000000" w:rsidRPr="00000000">
          <w:rPr>
            <w:rtl w:val="0"/>
            <w:rPrChange w:author="Moin Syed" w:id="0" w:date="2026-04-30T14:17:19Z">
              <w:rPr/>
            </w:rPrChange>
          </w:rPr>
          <w:t xml:space="preserve">(8), 990–997. https://doi.org/10.1038/s41562-021-01142-4</w:t>
        </w:r>
      </w:ins>
    </w:p>
    <w:p w:rsidR="00000000" w:rsidDel="00000000" w:rsidP="00000000" w:rsidRDefault="00000000" w:rsidRPr="00000000" w14:paraId="00000114">
      <w:pPr>
        <w:ind w:left="720" w:hanging="720"/>
        <w:rPr>
          <w:rPrChange w:author="Moin Syed" w:id="0" w:date="2026-04-30T14:17:19Z">
            <w:rPr/>
          </w:rPrChange>
        </w:rPr>
      </w:pPr>
      <w:hyperlink r:id="rId153">
        <w:r w:rsidDel="00000000" w:rsidR="00000000" w:rsidRPr="00000000">
          <w:rPr>
            <w:rtl w:val="0"/>
            <w:rPrChange w:author="Moin Syed" w:id="0" w:date="2026-04-30T14:17:19Z">
              <w:rPr/>
            </w:rPrChange>
          </w:rPr>
          <w:t xml:space="preserve">Syed, M. (2024). Three Persistent Myths about Open Science. </w:t>
        </w:r>
      </w:hyperlink>
      <w:hyperlink r:id="rId154">
        <w:r w:rsidDel="00000000" w:rsidR="00000000" w:rsidRPr="00000000">
          <w:rPr>
            <w:i w:val="1"/>
            <w:iCs w:val="1"/>
            <w:rtl w:val="0"/>
            <w:rPrChange w:author="Moin Syed" w:id="0" w:date="2026-04-30T14:17:19Z">
              <w:rPr>
                <w:i w:val="1"/>
                <w:iCs w:val="1"/>
              </w:rPr>
            </w:rPrChange>
          </w:rPr>
          <w:t xml:space="preserve">Journal of Trial and Error</w:t>
        </w:r>
      </w:hyperlink>
      <w:hyperlink r:id="rId155">
        <w:r w:rsidDel="00000000" w:rsidR="00000000" w:rsidRPr="00000000">
          <w:rPr>
            <w:rtl w:val="0"/>
            <w:rPrChange w:author="Moin Syed" w:id="0" w:date="2026-04-30T14:17:19Z">
              <w:rPr/>
            </w:rPrChange>
          </w:rPr>
          <w:t xml:space="preserve">. https://doi.org/10.36850/mr11 </w:t>
        </w:r>
      </w:hyperlink>
      <w:r w:rsidDel="00000000" w:rsidR="00000000" w:rsidRPr="00000000">
        <w:rPr>
          <w:rtl w:val="0"/>
        </w:rPr>
      </w:r>
    </w:p>
    <w:p w:rsidR="00000000" w:rsidDel="00000000" w:rsidP="00000000" w:rsidRDefault="00000000" w:rsidRPr="00000000" w14:paraId="00000115">
      <w:pPr>
        <w:ind w:left="720" w:hanging="720"/>
        <w:rPr>
          <w:rPrChange w:author="Moin Syed" w:id="0" w:date="2026-04-30T14:17:19Z">
            <w:rPr/>
          </w:rPrChange>
        </w:rPr>
      </w:pPr>
      <w:hyperlink r:id="rId156">
        <w:r w:rsidDel="00000000" w:rsidR="00000000" w:rsidRPr="00000000">
          <w:rPr>
            <w:rtl w:val="0"/>
            <w:rPrChange w:author="Moin Syed" w:id="0" w:date="2026-04-30T14:17:19Z">
              <w:rPr/>
            </w:rPrChange>
          </w:rPr>
          <w:t xml:space="preserve">Szollosi, A., &amp; Donkin, C. (2021). Arrested Theory Development: The Misguided Distinction Between Exploratory and Confirmatory Research. </w:t>
        </w:r>
      </w:hyperlink>
      <w:hyperlink r:id="rId157">
        <w:r w:rsidDel="00000000" w:rsidR="00000000" w:rsidRPr="00000000">
          <w:rPr>
            <w:i w:val="1"/>
            <w:iCs w:val="1"/>
            <w:rtl w:val="0"/>
            <w:rPrChange w:author="Moin Syed" w:id="0" w:date="2026-04-30T14:17:19Z">
              <w:rPr>
                <w:i w:val="1"/>
                <w:iCs w:val="1"/>
              </w:rPr>
            </w:rPrChange>
          </w:rPr>
          <w:t xml:space="preserve">Perspectives on Psychological Science</w:t>
        </w:r>
      </w:hyperlink>
      <w:hyperlink r:id="rId158">
        <w:r w:rsidDel="00000000" w:rsidR="00000000" w:rsidRPr="00000000">
          <w:rPr>
            <w:rtl w:val="0"/>
            <w:rPrChange w:author="Moin Syed" w:id="0" w:date="2026-04-30T14:17:19Z">
              <w:rPr/>
            </w:rPrChange>
          </w:rPr>
          <w:t xml:space="preserve">, 1745691620966796. https://doi.org/10.1177/1745691620966796 </w:t>
        </w:r>
      </w:hyperlink>
      <w:r w:rsidDel="00000000" w:rsidR="00000000" w:rsidRPr="00000000">
        <w:rPr>
          <w:rtl w:val="0"/>
        </w:rPr>
      </w:r>
    </w:p>
    <w:p w:rsidR="00000000" w:rsidDel="00000000" w:rsidP="00000000" w:rsidRDefault="00000000" w:rsidRPr="00000000" w14:paraId="00000116">
      <w:pPr>
        <w:ind w:left="720" w:hanging="720"/>
        <w:rPr>
          <w:rPrChange w:author="Moin Syed" w:id="0" w:date="2026-04-30T14:17:19Z">
            <w:rPr/>
          </w:rPrChange>
        </w:rPr>
      </w:pPr>
      <w:hyperlink r:id="rId159">
        <w:r w:rsidDel="00000000" w:rsidR="00000000" w:rsidRPr="00000000">
          <w:rPr>
            <w:rtl w:val="0"/>
            <w:rPrChange w:author="Moin Syed" w:id="0" w:date="2026-04-30T14:17:19Z">
              <w:rPr/>
            </w:rPrChange>
          </w:rPr>
          <w:t xml:space="preserve">Szollosi, A., Kellen, D., Navarro, D. J., Shiffrin, R., van Rooij, I., Van Zandt, T., &amp; Donkin, C. (2020). Is Preregistration Worthwhile? </w:t>
        </w:r>
      </w:hyperlink>
      <w:hyperlink r:id="rId160">
        <w:r w:rsidDel="00000000" w:rsidR="00000000" w:rsidRPr="00000000">
          <w:rPr>
            <w:i w:val="1"/>
            <w:iCs w:val="1"/>
            <w:rtl w:val="0"/>
            <w:rPrChange w:author="Moin Syed" w:id="0" w:date="2026-04-30T14:17:19Z">
              <w:rPr>
                <w:i w:val="1"/>
                <w:iCs w:val="1"/>
              </w:rPr>
            </w:rPrChange>
          </w:rPr>
          <w:t xml:space="preserve">Trends in Cognitive Sciences</w:t>
        </w:r>
      </w:hyperlink>
      <w:hyperlink r:id="rId161">
        <w:r w:rsidDel="00000000" w:rsidR="00000000" w:rsidRPr="00000000">
          <w:rPr>
            <w:rtl w:val="0"/>
            <w:rPrChange w:author="Moin Syed" w:id="0" w:date="2026-04-30T14:17:19Z">
              <w:rPr/>
            </w:rPrChange>
          </w:rPr>
          <w:t xml:space="preserve">, </w:t>
        </w:r>
      </w:hyperlink>
      <w:hyperlink r:id="rId162">
        <w:r w:rsidDel="00000000" w:rsidR="00000000" w:rsidRPr="00000000">
          <w:rPr>
            <w:i w:val="1"/>
            <w:iCs w:val="1"/>
            <w:rtl w:val="0"/>
            <w:rPrChange w:author="Moin Syed" w:id="0" w:date="2026-04-30T14:17:19Z">
              <w:rPr>
                <w:i w:val="1"/>
                <w:iCs w:val="1"/>
              </w:rPr>
            </w:rPrChange>
          </w:rPr>
          <w:t xml:space="preserve">24</w:t>
        </w:r>
      </w:hyperlink>
      <w:hyperlink r:id="rId163">
        <w:r w:rsidDel="00000000" w:rsidR="00000000" w:rsidRPr="00000000">
          <w:rPr>
            <w:rtl w:val="0"/>
            <w:rPrChange w:author="Moin Syed" w:id="0" w:date="2026-04-30T14:17:19Z">
              <w:rPr/>
            </w:rPrChange>
          </w:rPr>
          <w:t xml:space="preserve">(2), 94–95. https://doi.org/10.1016/j.tics.2019.11.009 </w:t>
        </w:r>
      </w:hyperlink>
      <w:r w:rsidDel="00000000" w:rsidR="00000000" w:rsidRPr="00000000">
        <w:rPr>
          <w:rtl w:val="0"/>
        </w:rPr>
      </w:r>
    </w:p>
    <w:p w:rsidR="00000000" w:rsidDel="00000000" w:rsidP="00000000" w:rsidRDefault="00000000" w:rsidRPr="00000000" w14:paraId="00000117">
      <w:pPr>
        <w:ind w:left="720" w:hanging="720"/>
        <w:rPr>
          <w:rPrChange w:author="Moin Syed" w:id="0" w:date="2026-04-30T14:17:19Z">
            <w:rPr/>
          </w:rPrChange>
        </w:rPr>
      </w:pPr>
      <w:hyperlink r:id="rId164">
        <w:r w:rsidDel="00000000" w:rsidR="00000000" w:rsidRPr="00000000">
          <w:rPr>
            <w:rtl w:val="0"/>
            <w:rPrChange w:author="Moin Syed" w:id="0" w:date="2026-04-30T14:17:19Z">
              <w:rPr/>
            </w:rPrChange>
          </w:rPr>
          <w:t xml:space="preserve">van den Akker, O. R., van Assen, M. A. L. M., Enting, M., de Jonge, M., Ong, H. H., Rüffer, F., Schoenmakers, M., Stoevenbelt, A. H., Wicherts, J. M., &amp; Bakker, M. (2023). Selective Hypothesis Reporting in Psychology: Comparing Preregistrations and Corresponding Publications. </w:t>
        </w:r>
      </w:hyperlink>
      <w:hyperlink r:id="rId165">
        <w:r w:rsidDel="00000000" w:rsidR="00000000" w:rsidRPr="00000000">
          <w:rPr>
            <w:i w:val="1"/>
            <w:iCs w:val="1"/>
            <w:rtl w:val="0"/>
            <w:rPrChange w:author="Moin Syed" w:id="0" w:date="2026-04-30T14:17:19Z">
              <w:rPr>
                <w:i w:val="1"/>
                <w:iCs w:val="1"/>
              </w:rPr>
            </w:rPrChange>
          </w:rPr>
          <w:t xml:space="preserve">Advances in Methods and Practices in Psychological Science</w:t>
        </w:r>
      </w:hyperlink>
      <w:hyperlink r:id="rId166">
        <w:r w:rsidDel="00000000" w:rsidR="00000000" w:rsidRPr="00000000">
          <w:rPr>
            <w:rtl w:val="0"/>
            <w:rPrChange w:author="Moin Syed" w:id="0" w:date="2026-04-30T14:17:19Z">
              <w:rPr/>
            </w:rPrChange>
          </w:rPr>
          <w:t xml:space="preserve">, </w:t>
        </w:r>
      </w:hyperlink>
      <w:hyperlink r:id="rId167">
        <w:r w:rsidDel="00000000" w:rsidR="00000000" w:rsidRPr="00000000">
          <w:rPr>
            <w:i w:val="1"/>
            <w:iCs w:val="1"/>
            <w:rtl w:val="0"/>
            <w:rPrChange w:author="Moin Syed" w:id="0" w:date="2026-04-30T14:17:19Z">
              <w:rPr>
                <w:i w:val="1"/>
                <w:iCs w:val="1"/>
              </w:rPr>
            </w:rPrChange>
          </w:rPr>
          <w:t xml:space="preserve">6</w:t>
        </w:r>
      </w:hyperlink>
      <w:hyperlink r:id="rId168">
        <w:r w:rsidDel="00000000" w:rsidR="00000000" w:rsidRPr="00000000">
          <w:rPr>
            <w:rtl w:val="0"/>
            <w:rPrChange w:author="Moin Syed" w:id="0" w:date="2026-04-30T14:17:19Z">
              <w:rPr/>
            </w:rPrChange>
          </w:rPr>
          <w:t xml:space="preserve">(3), 25152459231187988. https://doi.org/10.1177/25152459231187988 </w:t>
        </w:r>
      </w:hyperlink>
      <w:r w:rsidDel="00000000" w:rsidR="00000000" w:rsidRPr="00000000">
        <w:rPr>
          <w:rtl w:val="0"/>
        </w:rPr>
      </w:r>
    </w:p>
    <w:p w:rsidR="00000000" w:rsidDel="00000000" w:rsidP="00000000" w:rsidRDefault="00000000" w:rsidRPr="00000000" w14:paraId="00000118">
      <w:pPr>
        <w:ind w:left="720" w:hanging="720"/>
        <w:rPr>
          <w:ins w:author="Moin Syed" w:id="199" w:date="2026-04-27T19:09:51Z"/>
          <w:rPrChange w:author="Moin Syed" w:id="0" w:date="2026-04-30T14:17:19Z">
            <w:rPr/>
          </w:rPrChange>
        </w:rPr>
      </w:pPr>
      <w:ins w:author="Moin Syed" w:id="199" w:date="2026-04-27T19:09:51Z">
        <w:r w:rsidDel="00000000" w:rsidR="00000000" w:rsidRPr="00000000">
          <w:rPr>
            <w:rtl w:val="0"/>
            <w:rPrChange w:author="Moin Syed" w:id="0" w:date="2026-04-30T14:17:19Z">
              <w:rPr/>
            </w:rPrChange>
          </w:rPr>
          <w:t xml:space="preserve">Wagenmakers, E.-J., Dutilh, G., &amp; Sarafoglou, A. (2018). The creativity-verification cycle in psychological science: New methods to combat old idols. </w:t>
        </w:r>
        <w:r w:rsidDel="00000000" w:rsidR="00000000" w:rsidRPr="00000000">
          <w:rPr>
            <w:i w:val="1"/>
            <w:iCs w:val="1"/>
            <w:rtl w:val="0"/>
            <w:rPrChange w:author="Moin Syed" w:id="0" w:date="2026-04-30T14:17:19Z">
              <w:rPr/>
            </w:rPrChange>
          </w:rPr>
          <w:t xml:space="preserve">Perspectives on Psychological Science, 13</w:t>
        </w:r>
        <w:r w:rsidDel="00000000" w:rsidR="00000000" w:rsidRPr="00000000">
          <w:rPr>
            <w:rtl w:val="0"/>
            <w:rPrChange w:author="Moin Syed" w:id="0" w:date="2026-04-30T14:17:19Z">
              <w:rPr/>
            </w:rPrChange>
          </w:rPr>
          <w:t xml:space="preserve">(4), 418–427. https://doi.org/10.1177/1745691618771357</w:t>
        </w:r>
      </w:ins>
    </w:p>
    <w:p w:rsidR="00000000" w:rsidDel="00000000" w:rsidP="00000000" w:rsidRDefault="00000000" w:rsidRPr="00000000" w14:paraId="00000119">
      <w:pPr>
        <w:ind w:left="720" w:hanging="720"/>
        <w:rPr>
          <w:rPrChange w:author="Moin Syed" w:id="0" w:date="2026-04-30T14:17:19Z">
            <w:rPr/>
          </w:rPrChange>
        </w:rPr>
      </w:pPr>
      <w:hyperlink r:id="rId169">
        <w:r w:rsidDel="00000000" w:rsidR="00000000" w:rsidRPr="00000000">
          <w:rPr>
            <w:rtl w:val="0"/>
            <w:rPrChange w:author="Moin Syed" w:id="0" w:date="2026-04-30T14:17:19Z">
              <w:rPr/>
            </w:rPrChange>
          </w:rPr>
          <w:t xml:space="preserve">Wagenmakers, E.-J., Wetzels, R., Borsboom, D., van der Maas, H. L. J., &amp; Kievit, R. A. (2012). An Agenda for Purely Confirmatory Research. </w:t>
        </w:r>
      </w:hyperlink>
      <w:hyperlink r:id="rId170">
        <w:r w:rsidDel="00000000" w:rsidR="00000000" w:rsidRPr="00000000">
          <w:rPr>
            <w:i w:val="1"/>
            <w:iCs w:val="1"/>
            <w:rtl w:val="0"/>
            <w:rPrChange w:author="Moin Syed" w:id="0" w:date="2026-04-30T14:17:19Z">
              <w:rPr>
                <w:i w:val="1"/>
                <w:iCs w:val="1"/>
              </w:rPr>
            </w:rPrChange>
          </w:rPr>
          <w:t xml:space="preserve">Perspectives on Psychological Science</w:t>
        </w:r>
      </w:hyperlink>
      <w:hyperlink r:id="rId171">
        <w:r w:rsidDel="00000000" w:rsidR="00000000" w:rsidRPr="00000000">
          <w:rPr>
            <w:rtl w:val="0"/>
            <w:rPrChange w:author="Moin Syed" w:id="0" w:date="2026-04-30T14:17:19Z">
              <w:rPr/>
            </w:rPrChange>
          </w:rPr>
          <w:t xml:space="preserve">, </w:t>
        </w:r>
      </w:hyperlink>
      <w:hyperlink r:id="rId172">
        <w:r w:rsidDel="00000000" w:rsidR="00000000" w:rsidRPr="00000000">
          <w:rPr>
            <w:i w:val="1"/>
            <w:iCs w:val="1"/>
            <w:rtl w:val="0"/>
            <w:rPrChange w:author="Moin Syed" w:id="0" w:date="2026-04-30T14:17:19Z">
              <w:rPr>
                <w:i w:val="1"/>
                <w:iCs w:val="1"/>
              </w:rPr>
            </w:rPrChange>
          </w:rPr>
          <w:t xml:space="preserve">7</w:t>
        </w:r>
      </w:hyperlink>
      <w:hyperlink r:id="rId173">
        <w:r w:rsidDel="00000000" w:rsidR="00000000" w:rsidRPr="00000000">
          <w:rPr>
            <w:rtl w:val="0"/>
            <w:rPrChange w:author="Moin Syed" w:id="0" w:date="2026-04-30T14:17:19Z">
              <w:rPr/>
            </w:rPrChange>
          </w:rPr>
          <w:t xml:space="preserve">(6), 632–638. https://doi.org/10.1177/1745691612463078 </w:t>
        </w:r>
      </w:hyperlink>
      <w:r w:rsidDel="00000000" w:rsidR="00000000" w:rsidRPr="00000000">
        <w:rPr>
          <w:rtl w:val="0"/>
        </w:rPr>
      </w:r>
    </w:p>
    <w:p w:rsidR="00000000" w:rsidDel="00000000" w:rsidP="00000000" w:rsidRDefault="00000000" w:rsidRPr="00000000" w14:paraId="0000011A">
      <w:pPr>
        <w:ind w:left="720" w:hanging="720"/>
        <w:rPr>
          <w:rPrChange w:author="Moin Syed" w:id="0" w:date="2026-04-30T14:17:19Z">
            <w:rPr/>
          </w:rPrChange>
        </w:rPr>
      </w:pPr>
      <w:hyperlink r:id="rId174">
        <w:r w:rsidDel="00000000" w:rsidR="00000000" w:rsidRPr="00000000">
          <w:rPr>
            <w:rtl w:val="0"/>
            <w:rPrChange w:author="Moin Syed" w:id="0" w:date="2026-04-30T14:17:19Z">
              <w:rPr/>
            </w:rPrChange>
          </w:rPr>
          <w:t xml:space="preserve">Willroth, E. C., &amp; Atherton, O. E. (2024). Best laid plans: A guide to reporting preregistration deviations. </w:t>
        </w:r>
      </w:hyperlink>
      <w:hyperlink r:id="rId175">
        <w:r w:rsidDel="00000000" w:rsidR="00000000" w:rsidRPr="00000000">
          <w:rPr>
            <w:i w:val="1"/>
            <w:iCs w:val="1"/>
            <w:rtl w:val="0"/>
            <w:rPrChange w:author="Moin Syed" w:id="0" w:date="2026-04-30T14:17:19Z">
              <w:rPr>
                <w:i w:val="1"/>
                <w:iCs w:val="1"/>
              </w:rPr>
            </w:rPrChange>
          </w:rPr>
          <w:t xml:space="preserve">Advances in Methods and Practices in Psychological Science</w:t>
        </w:r>
      </w:hyperlink>
      <w:hyperlink r:id="rId176">
        <w:r w:rsidDel="00000000" w:rsidR="00000000" w:rsidRPr="00000000">
          <w:rPr>
            <w:rtl w:val="0"/>
            <w:rPrChange w:author="Moin Syed" w:id="0" w:date="2026-04-30T14:17:19Z">
              <w:rPr/>
            </w:rPrChange>
          </w:rPr>
          <w:t xml:space="preserve">, </w:t>
        </w:r>
      </w:hyperlink>
      <w:hyperlink r:id="rId177">
        <w:r w:rsidDel="00000000" w:rsidR="00000000" w:rsidRPr="00000000">
          <w:rPr>
            <w:i w:val="1"/>
            <w:iCs w:val="1"/>
            <w:rtl w:val="0"/>
            <w:rPrChange w:author="Moin Syed" w:id="0" w:date="2026-04-30T14:17:19Z">
              <w:rPr>
                <w:i w:val="1"/>
                <w:iCs w:val="1"/>
              </w:rPr>
            </w:rPrChange>
          </w:rPr>
          <w:t xml:space="preserve">7</w:t>
        </w:r>
      </w:hyperlink>
      <w:hyperlink r:id="rId178">
        <w:r w:rsidDel="00000000" w:rsidR="00000000" w:rsidRPr="00000000">
          <w:rPr>
            <w:rtl w:val="0"/>
            <w:rPrChange w:author="Moin Syed" w:id="0" w:date="2026-04-30T14:17:19Z">
              <w:rPr/>
            </w:rPrChange>
          </w:rPr>
          <w:t xml:space="preserve">(1), 25152459231213802. https://doi.org/10.1177/25152459231213802 </w:t>
        </w:r>
      </w:hyperlink>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sectPr>
      <w:headerReference r:id="rId17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oline Armstrong" w:id="7" w:date="2026-04-30T16:45:37Z">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to not mention this before, but I am not clear why we wanted to do this sample of 2010 articles?</w:t>
        </w:r>
      </w:ins>
    </w:p>
  </w:comment>
  <w:comment w:author="Caroline Armstrong" w:id="8" w:date="2026-04-30T16:46:17Z">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idea that greater awareness after 2010 - just the awareness itself - might improve reporting practices even in traditional articles?</w:t>
        </w:r>
      </w:ins>
    </w:p>
  </w:comment>
  <w:comment w:author="Moin Syed" w:id="9" w:date="2026-04-30T19:10:31Z">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this is mentioned at the end of the intro and down later</w:t>
        </w:r>
      </w:ins>
    </w:p>
  </w:comment>
  <w:comment w:author="Caroline Armstrong" w:id="3" w:date="2026-04-30T16:36:07Z">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Wouldn't HARKing mean reported reported exploratory research might not be more prevalent in traditional articles?</w:t>
        </w:r>
      </w:ins>
    </w:p>
  </w:comment>
  <w:comment w:author="Moin Syed" w:id="4" w:date="2026-04-30T19:21:18Z">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but the arguments do not acknowledge HARKing! The case against is just that it would restrict exploration, when they actually mean restrict the ability to reframe exploratory as confirmatory. Again, that is what makes this so tough to discern.</w:t>
        </w:r>
      </w:ins>
    </w:p>
  </w:comment>
  <w:comment w:author="Caroline Armstrong" w:id="0" w:date="2026-04-30T14:48:33Z">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slightly confused here because if we are strictly examining whether researchers claim they are doing exploratory work, our own definition of exploratory is irrelevant. The definitions we are using are whatever other researchers' respective definitions are</w:t>
        </w:r>
      </w:ins>
    </w:p>
  </w:comment>
  <w:comment w:author="Caroline Armstrong" w:id="1" w:date="2026-04-30T16:18:51Z">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suggested removing this statement about our own definition since we aren't using any definition really in our coding? I.e., we are just examining reporting and authors reporting exploratory analyses might have any of a variety of definitions of exploratory</w:t>
        </w:r>
      </w:ins>
    </w:p>
  </w:comment>
  <w:comment w:author="Moin Syed" w:id="2" w:date="2026-04-30T19:18:30Z">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just to be clear up front how we were defining it, but agreed it is not needed here.</w:t>
        </w:r>
      </w:ins>
    </w:p>
  </w:comment>
  <w:comment w:author="Caroline Armstrong" w:id="14" w:date="2026-04-30T16:53:29Z">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case useful to see what policies were in 2021, Montoya et al. (2021) have publicly available dataset that's very easy to use, reporting on a wide variety of policies at journals having adopted registered reports</w:t>
        </w:r>
      </w:ins>
    </w:p>
  </w:comment>
  <w:comment w:author="Caroline Armstrong" w:id="15" w:date="2026-04-30T16:54:55Z">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we could potentially use this data instead or as a complement - I forget what our specific sampling timeframe is</w:t>
        </w:r>
      </w:ins>
    </w:p>
  </w:comment>
  <w:comment w:author="Moin Syed" w:id="16" w:date="2026-04-30T19:53:56Z">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yes, good point! However, they do not have policies coded separately by article type. And it only goes to 2020, which is a bit old. We may be able to use it as a supplement, though.</w:t>
        </w:r>
      </w:ins>
    </w:p>
  </w:comment>
  <w:comment w:author="Caroline Armstrong" w:id="12" w:date="2026-04-30T16:50:35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edited this example slightly because personally I view "psychopathology" and "clinical psychology" as essentially synonyms?</w:t>
        </w:r>
      </w:ins>
    </w:p>
  </w:comment>
  <w:comment w:author="Moin Syed" w:id="13" w:date="2026-04-30T19:09:14Z">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 edits work fine but they are not the same thing. clinical psych is broader and involves process/outcome research, etc. e.g., in our dept he have a 3x course for each topic!</w:t>
        </w:r>
      </w:ins>
    </w:p>
  </w:comment>
  <w:comment w:author="Caroline Armstrong" w:id="10" w:date="2026-04-30T16:47:26Z">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Perhaps we should flesh these out briefly?</w:t>
        </w:r>
      </w:ins>
    </w:p>
  </w:comment>
  <w:comment w:author="Moin Syed" w:id="11" w:date="2026-04-30T19:49:33Z">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@armst874@umn.edu not sure what you mean. can you clarify? the details on the selection process are provided subsequently</w:t>
        </w:r>
      </w:ins>
    </w:p>
  </w:comment>
  <w:comment w:author="Caroline Armstrong" w:id="17" w:date="2026-04-30T16:58:26Z">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have some confusion here about our using the phrase "reported exploratory research" because we are also coding for the presence of research that WE are deeming to be exploratory. I think the phrase "reported exploratory research" implies that the authors of a paper stated that they were doing exploratory research.</w:t>
        </w:r>
      </w:ins>
    </w:p>
  </w:comment>
  <w:comment w:author="Moin Syed" w:id="18" w:date="2026-04-30T19:11:58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agreed. it is more like "exploratory research that is evident from the article." will add a clarifying statement</w:t>
        </w:r>
      </w:ins>
    </w:p>
  </w:comment>
  <w:comment w:author="Caroline Armstrong" w:id="5" w:date="2026-04-30T16:55:50Z">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 more clearly what timeframe we are planning to sample articles from?</w:t>
        </w:r>
      </w:ins>
    </w:p>
  </w:comment>
  <w:comment w:author="Moin Syed" w:id="6" w:date="2026-04-30T19:09:43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Moin Syed" w:id="120" w:date="2026-04-28T13:17:01Z"/>
          <w:rFonts w:ascii="Arial" w:cs="Arial" w:eastAsia="Arial" w:hAnsi="Arial"/>
          <w:b w:val="0"/>
          <w:bCs w:val="0"/>
          <w:i w:val="0"/>
          <w:iCs w:val="0"/>
          <w:smallCaps w:val="0"/>
          <w:strike w:val="0"/>
          <w:color w:val="000000"/>
          <w:sz w:val="22"/>
          <w:szCs w:val="22"/>
          <w:u w:val="none"/>
          <w:shd w:fill="auto" w:val="clear"/>
          <w:vertAlign w:val="baseline"/>
        </w:rPr>
      </w:pPr>
      <w:ins w:author="Moin Syed" w:id="120" w:date="2026-04-28T13:17: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specified on next page</w:t>
        </w:r>
      </w:ins>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lay">
    <w:embedRegular w:fontKey="{00000000-0000-0000-0000-000000000000}" r:id="rId1" w:subsetted="0"/>
    <w:embedBold w:fontKey="{00000000-0000-0000-0000-000000000000}" r:id="rId2" w:subsetted="0"/>
  </w:font>
  <w:font w:name="Aptos"/>
  <w:font w:name="Cardo">
    <w:embedRegular w:fontKey="{00000000-0000-0000-0000-000000000000}" r:id="rId3" w:subsetted="0"/>
    <w:embedBold w:fontKey="{00000000-0000-0000-0000-000000000000}" r:id="rId4" w:subsetted="0"/>
    <w:embedItalic w:fontKey="{00000000-0000-0000-0000-000000000000}" r:id="rId5" w:subsetted="0"/>
  </w:font>
  <w:font w:name="Garamond">
    <w:embedRegular w:fontKey="{00000000-0000-0000-0000-000000000000}" r:id="rId6" w:subsetted="0"/>
    <w:embedBold w:fontKey="{00000000-0000-0000-0000-000000000000}" r:id="rId7" w:subsetted="0"/>
    <w:embedItalic w:fontKey="{00000000-0000-0000-0000-000000000000}" r:id="rId8" w:subsetted="0"/>
    <w:embedBoldItalic w:fontKey="{00000000-0000-0000-0000-000000000000}" r:id="rId9"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1D">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We use the term “review platforms” instead of the more common “journals” in recognition of the growing prominence of journal-independent review platforms, such as PCI Psychology </w:t>
      </w:r>
      <w:hyperlink r:id="rId1">
        <w:r w:rsidDel="00000000" w:rsidR="00000000" w:rsidRPr="00000000">
          <w:rPr>
            <w:sz w:val="20"/>
            <w:szCs w:val="20"/>
            <w:rtl w:val="0"/>
          </w:rPr>
          <w:t xml:space="preserve">(Bottesini et al., 2025)</w:t>
        </w:r>
      </w:hyperlink>
      <w:r w:rsidDel="00000000" w:rsidR="00000000" w:rsidRPr="00000000">
        <w:rPr>
          <w:sz w:val="20"/>
          <w:szCs w:val="20"/>
          <w:rtl w:val="0"/>
        </w:rPr>
        <w:t xml:space="preserve"> and </w:t>
      </w:r>
      <w:r w:rsidDel="00000000" w:rsidR="00000000" w:rsidRPr="00000000">
        <w:rPr>
          <w:color w:val="000000"/>
          <w:sz w:val="20"/>
          <w:szCs w:val="20"/>
          <w:rtl w:val="0"/>
        </w:rPr>
        <w:t xml:space="preserve">MetaROR </w:t>
      </w:r>
      <w:hyperlink r:id="rId2">
        <w:r w:rsidDel="00000000" w:rsidR="00000000" w:rsidRPr="00000000">
          <w:rPr>
            <w:sz w:val="20"/>
            <w:szCs w:val="20"/>
            <w:rtl w:val="0"/>
          </w:rPr>
          <w:t xml:space="preserve">(MetaROR, n.d.)</w:t>
        </w:r>
      </w:hyperlink>
      <w:r w:rsidDel="00000000" w:rsidR="00000000" w:rsidRPr="00000000">
        <w:rPr>
          <w:color w:val="000000"/>
          <w:sz w:val="20"/>
          <w:szCs w:val="20"/>
          <w:rtl w:val="0"/>
        </w:rPr>
        <w:t xml:space="preserve">. Thus, “review platforms” is a more inclusive term for the current landscape of scientific dissemination. </w:t>
      </w:r>
    </w:p>
  </w:footnote>
  <w:footnote w:id="1">
    <w:p w:rsidR="00000000" w:rsidDel="00000000" w:rsidP="00000000" w:rsidRDefault="00000000" w:rsidRPr="00000000" w14:paraId="0000011E">
      <w:pPr>
        <w:pBdr>
          <w:top w:space="0" w:sz="0" w:val="nil"/>
          <w:left w:space="0" w:sz="0" w:val="nil"/>
          <w:bottom w:space="0" w:sz="0" w:val="nil"/>
          <w:right w:space="0" w:sz="0" w:val="nil"/>
          <w:between w:space="0" w:sz="0" w:val="nil"/>
        </w:pBdr>
        <w:rPr>
          <w:color w:val="000000"/>
          <w:sz w:val="20"/>
          <w:szCs w:val="20"/>
        </w:rPr>
      </w:pPr>
      <w:r w:rsidDel="00000000" w:rsidR="00000000" w:rsidRPr="00000000">
        <w:rPr>
          <w:rStyle w:val="FootnoteReference"/>
          <w:vertAlign w:val="superscript"/>
        </w:rPr>
        <w:footnoteRef/>
      </w:r>
      <w:r w:rsidDel="00000000" w:rsidR="00000000" w:rsidRPr="00000000">
        <w:rPr>
          <w:color w:val="000000"/>
          <w:sz w:val="20"/>
          <w:szCs w:val="20"/>
          <w:rtl w:val="0"/>
        </w:rPr>
        <w:t xml:space="preserve"> e.g., </w:t>
      </w:r>
      <w:r w:rsidDel="00000000" w:rsidR="00000000" w:rsidRPr="00000000">
        <w:rPr>
          <w:i w:val="1"/>
          <w:iCs w:val="1"/>
          <w:color w:val="000000"/>
          <w:sz w:val="20"/>
          <w:szCs w:val="20"/>
          <w:rtl w:val="0"/>
        </w:rPr>
        <w:t xml:space="preserve">Comprehensive Results in Social Psychology</w:t>
      </w:r>
      <w:r w:rsidDel="00000000" w:rsidR="00000000" w:rsidRPr="00000000">
        <w:rPr>
          <w:sz w:val="20"/>
          <w:szCs w:val="20"/>
          <w:rtl w:val="0"/>
        </w:rPr>
        <w:t xml:space="preserve">, likely excluded at least in part because it only publishes Registered Reports, and thus no companion traditional article could be included for comparison. </w:t>
      </w:r>
      <w:r w:rsidDel="00000000" w:rsidR="00000000" w:rsidRPr="00000000">
        <w:rPr>
          <w:rtl w:val="0"/>
        </w:rPr>
      </w:r>
    </w:p>
  </w:footnote>
  <w:footnote w:id="2">
    <w:p w:rsidR="00000000" w:rsidDel="00000000" w:rsidP="00000000" w:rsidRDefault="00000000" w:rsidRPr="00000000" w14:paraId="0000011F">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For accuracy, it is important to note that </w:t>
      </w:r>
      <w:hyperlink r:id="rId3">
        <w:r w:rsidDel="00000000" w:rsidR="00000000" w:rsidRPr="00000000">
          <w:rPr>
            <w:sz w:val="20"/>
            <w:szCs w:val="20"/>
            <w:rtl w:val="0"/>
          </w:rPr>
          <w:t xml:space="preserve">Sassenhagen and Bornkessel-Schlesewsky (2015)</w:t>
        </w:r>
      </w:hyperlink>
      <w:r w:rsidDel="00000000" w:rsidR="00000000" w:rsidRPr="00000000">
        <w:rPr>
          <w:sz w:val="20"/>
          <w:szCs w:val="20"/>
          <w:rtl w:val="0"/>
        </w:rPr>
        <w:t xml:space="preserve"> is the first Registered Report published in Cortex, a journal that pioneered the format, but that a special issue of the journal</w:t>
      </w:r>
      <w:r w:rsidDel="00000000" w:rsidR="00000000" w:rsidRPr="00000000">
        <w:rPr>
          <w:i w:val="1"/>
          <w:iCs w:val="1"/>
          <w:sz w:val="20"/>
          <w:szCs w:val="20"/>
          <w:rtl w:val="0"/>
        </w:rPr>
        <w:t xml:space="preserve"> Social Psychology</w:t>
      </w:r>
      <w:r w:rsidDel="00000000" w:rsidR="00000000" w:rsidRPr="00000000">
        <w:rPr>
          <w:sz w:val="20"/>
          <w:szCs w:val="20"/>
          <w:rtl w:val="0"/>
        </w:rPr>
        <w:t xml:space="preserve"> published in 2014 </w:t>
      </w:r>
      <w:hyperlink r:id="rId4">
        <w:r w:rsidDel="00000000" w:rsidR="00000000" w:rsidRPr="00000000">
          <w:rPr>
            <w:sz w:val="20"/>
            <w:szCs w:val="20"/>
            <w:rtl w:val="0"/>
          </w:rPr>
          <w:t xml:space="preserve">(Nosek &amp; Lakens, 2014)</w:t>
        </w:r>
      </w:hyperlink>
      <w:r w:rsidDel="00000000" w:rsidR="00000000" w:rsidRPr="00000000">
        <w:rPr>
          <w:sz w:val="20"/>
          <w:szCs w:val="20"/>
          <w:rtl w:val="0"/>
        </w:rPr>
        <w:t xml:space="preserve">, one year earlier, consisted of 15 Registered Reports that were all replications (and thus were excluded from </w:t>
      </w:r>
      <w:hyperlink r:id="rId5">
        <w:r w:rsidDel="00000000" w:rsidR="00000000" w:rsidRPr="00000000">
          <w:rPr>
            <w:sz w:val="20"/>
            <w:szCs w:val="20"/>
            <w:rtl w:val="0"/>
          </w:rPr>
          <w:t xml:space="preserve">Liu et al. (2025)</w:t>
        </w:r>
      </w:hyperlink>
      <w:r w:rsidDel="00000000" w:rsidR="00000000" w:rsidRPr="00000000">
        <w:rPr>
          <w:sz w:val="20"/>
          <w:szCs w:val="20"/>
          <w:rtl w:val="0"/>
        </w:rPr>
        <w:t xml:space="preserve">.</w:t>
      </w:r>
    </w:p>
  </w:footnote>
  <w:footnote w:id="4">
    <w:p w:rsidR="00000000" w:rsidDel="00000000" w:rsidP="00000000" w:rsidRDefault="00000000" w:rsidRPr="00000000" w14:paraId="00000120">
      <w:pPr>
        <w:rPr>
          <w:del w:author="Moin Syed" w:id="167" w:date="2026-04-28T13:25:26Z"/>
          <w:sz w:val="20"/>
          <w:szCs w:val="20"/>
        </w:rPr>
      </w:pPr>
      <w:r w:rsidDel="00000000" w:rsidR="00000000" w:rsidRPr="00000000">
        <w:rPr>
          <w:rStyle w:val="FootnoteReference"/>
          <w:vertAlign w:val="superscript"/>
        </w:rPr>
        <w:footnoteRef/>
      </w:r>
      <w:del w:author="Moin Syed" w:id="167" w:date="2026-04-28T13:25:26Z">
        <w:r w:rsidDel="00000000" w:rsidR="00000000" w:rsidRPr="00000000">
          <w:rPr>
            <w:sz w:val="20"/>
            <w:szCs w:val="20"/>
            <w:rtl w:val="0"/>
          </w:rPr>
          <w:delText xml:space="preserve"> Not all articles will include a Data Analysis Plan section, and some may include it as a subsection of the Results section, and so for that reason we are treating them as the same unit.</w:delText>
        </w:r>
        <w:r w:rsidDel="00000000" w:rsidR="00000000" w:rsidRPr="00000000">
          <w:rPr>
            <w:sz w:val="20"/>
            <w:szCs w:val="20"/>
            <w:rtl w:val="0"/>
          </w:rPr>
          <w:delText xml:space="preserve"> </w:delText>
        </w:r>
      </w:del>
    </w:p>
  </w:footnote>
  <w:footnote w:id="3">
    <w:p w:rsidR="00000000" w:rsidDel="00000000" w:rsidP="00000000" w:rsidRDefault="00000000" w:rsidRPr="00000000" w14:paraId="00000123">
      <w:pPr>
        <w:rPr>
          <w:ins w:author="Moin Syed" w:id="120" w:date="2026-04-28T13:17:01Z"/>
          <w:sz w:val="20"/>
          <w:szCs w:val="20"/>
          <w:rPrChange w:author="Moin Syed" w:id="200" w:date="2026-04-28T13:17:01Z">
            <w:rPr>
              <w:color w:val="000000"/>
            </w:rPr>
          </w:rPrChange>
        </w:rPr>
      </w:pPr>
      <w:r w:rsidDel="00000000" w:rsidR="00000000" w:rsidRPr="00000000">
        <w:rPr>
          <w:rStyle w:val="FootnoteReference"/>
          <w:vertAlign w:val="superscript"/>
        </w:rPr>
        <w:footnoteRef/>
      </w:r>
      <w:ins w:author="Moin Syed" w:id="120" w:date="2026-04-28T13:17:01Z">
        <w:r w:rsidDel="00000000" w:rsidR="00000000" w:rsidRPr="00000000">
          <w:rPr>
            <w:sz w:val="20"/>
            <w:szCs w:val="20"/>
            <w:rtl w:val="0"/>
            <w:rPrChange w:author="Moin Syed" w:id="200" w:date="2026-04-28T13:17:01Z">
              <w:rPr>
                <w:color w:val="000000"/>
              </w:rPr>
            </w:rPrChange>
          </w:rPr>
          <w:t xml:space="preserve"> Because of the compressed timeline for </w:t>
        </w:r>
        <w:r w:rsidDel="00000000" w:rsidR="00000000" w:rsidRPr="00000000">
          <w:rPr>
            <w:sz w:val="20"/>
            <w:szCs w:val="20"/>
            <w:rtl w:val="0"/>
            <w:rPrChange w:author="Moin Syed" w:id="200" w:date="2026-04-28T13:17:01Z">
              <w:rPr>
                <w:color w:val="000000"/>
              </w:rPr>
            </w:rPrChange>
          </w:rPr>
          <w:t xml:space="preserve">completion</w:t>
        </w:r>
        <w:r w:rsidDel="00000000" w:rsidR="00000000" w:rsidRPr="00000000">
          <w:rPr>
            <w:sz w:val="20"/>
            <w:szCs w:val="20"/>
            <w:rtl w:val="0"/>
            <w:rPrChange w:author="Moin Syed" w:id="200" w:date="2026-04-28T13:17:01Z">
              <w:rPr>
                <w:color w:val="000000"/>
              </w:rPr>
            </w:rPrChange>
          </w:rPr>
          <w:t xml:space="preserve"> of this project, this screening process was begun prior to registration. </w:t>
        </w:r>
      </w:ins>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1">
    <w:pPr>
      <w:pBdr>
        <w:top w:space="0" w:sz="0" w:val="nil"/>
        <w:left w:space="0" w:sz="0" w:val="nil"/>
        <w:bottom w:space="0" w:sz="0" w:val="nil"/>
        <w:right w:space="0" w:sz="0" w:val="nil"/>
        <w:between w:space="0" w:sz="0" w:val="nil"/>
      </w:pBdr>
      <w:tabs>
        <w:tab w:val="center" w:leader="none" w:pos="4680"/>
        <w:tab w:val="right" w:leader="none" w:pos="9360"/>
      </w:tabs>
      <w:jc w:val="right"/>
      <w:rPr>
        <w:color w:val="000000"/>
        <w:sz w:val="20"/>
        <w:szCs w:val="20"/>
      </w:rPr>
    </w:pPr>
    <w:r w:rsidDel="00000000" w:rsidR="00000000" w:rsidRPr="00000000">
      <w:rPr>
        <w:color w:val="000000"/>
        <w:sz w:val="20"/>
        <w:szCs w:val="20"/>
        <w:rtl w:val="0"/>
      </w:rPr>
      <w:t xml:space="preserve">Registration and Exploratory Research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aramond" w:cs="Garamond" w:eastAsia="Garamond" w:hAnsi="Garamond"/>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mjP8Ez" TargetMode="External"/><Relationship Id="rId42" Type="http://schemas.openxmlformats.org/officeDocument/2006/relationships/hyperlink" Target="https://www.zotero.org/google-docs/?iOie55" TargetMode="External"/><Relationship Id="rId41" Type="http://schemas.openxmlformats.org/officeDocument/2006/relationships/hyperlink" Target="https://www.zotero.org/google-docs/?MTEnnk" TargetMode="External"/><Relationship Id="rId44" Type="http://schemas.openxmlformats.org/officeDocument/2006/relationships/hyperlink" Target="https://osf.io/4vbtq/" TargetMode="External"/><Relationship Id="rId43" Type="http://schemas.openxmlformats.org/officeDocument/2006/relationships/hyperlink" Target="https://www.zotero.org/google-docs/?CqlB2I" TargetMode="External"/><Relationship Id="rId46" Type="http://schemas.openxmlformats.org/officeDocument/2006/relationships/hyperlink" Target="https://www.zotero.org/google-docs/?cpHJyb" TargetMode="External"/><Relationship Id="rId45" Type="http://schemas.openxmlformats.org/officeDocument/2006/relationships/hyperlink" Target="https://www.zotero.org/google-docs/?cpHJyb" TargetMode="External"/><Relationship Id="rId107" Type="http://schemas.openxmlformats.org/officeDocument/2006/relationships/hyperlink" Target="https://www.zotero.org/google-docs/?cpHJyb" TargetMode="External"/><Relationship Id="rId106" Type="http://schemas.openxmlformats.org/officeDocument/2006/relationships/hyperlink" Target="https://www.zotero.org/google-docs/?cpHJyb" TargetMode="External"/><Relationship Id="rId105" Type="http://schemas.openxmlformats.org/officeDocument/2006/relationships/hyperlink" Target="https://www.zotero.org/google-docs/?cpHJyb" TargetMode="External"/><Relationship Id="rId104" Type="http://schemas.openxmlformats.org/officeDocument/2006/relationships/hyperlink" Target="https://www.zotero.org/google-docs/?cpHJyb" TargetMode="External"/><Relationship Id="rId109" Type="http://schemas.openxmlformats.org/officeDocument/2006/relationships/hyperlink" Target="https://www.zotero.org/google-docs/?cpHJyb" TargetMode="External"/><Relationship Id="rId108" Type="http://schemas.openxmlformats.org/officeDocument/2006/relationships/hyperlink" Target="https://www.zotero.org/google-docs/?cpHJyb" TargetMode="External"/><Relationship Id="rId48" Type="http://schemas.openxmlformats.org/officeDocument/2006/relationships/hyperlink" Target="https://www.zotero.org/google-docs/?cpHJyb" TargetMode="External"/><Relationship Id="rId47" Type="http://schemas.openxmlformats.org/officeDocument/2006/relationships/hyperlink" Target="https://www.zotero.org/google-docs/?cpHJyb" TargetMode="External"/><Relationship Id="rId49" Type="http://schemas.openxmlformats.org/officeDocument/2006/relationships/hyperlink" Target="https://www.zotero.org/google-docs/?cpHJyb" TargetMode="External"/><Relationship Id="rId103" Type="http://schemas.openxmlformats.org/officeDocument/2006/relationships/hyperlink" Target="https://www.zotero.org/google-docs/?cpHJyb" TargetMode="External"/><Relationship Id="rId102" Type="http://schemas.openxmlformats.org/officeDocument/2006/relationships/hyperlink" Target="https://www.zotero.org/google-docs/?cpHJyb" TargetMode="External"/><Relationship Id="rId101" Type="http://schemas.openxmlformats.org/officeDocument/2006/relationships/hyperlink" Target="https://www.zotero.org/google-docs/?cpHJyb" TargetMode="External"/><Relationship Id="rId100" Type="http://schemas.openxmlformats.org/officeDocument/2006/relationships/hyperlink" Target="https://www.zotero.org/google-docs/?cpHJyb" TargetMode="External"/><Relationship Id="rId31" Type="http://schemas.openxmlformats.org/officeDocument/2006/relationships/hyperlink" Target="https://www.zotero.org/google-docs/?tfCPIp" TargetMode="External"/><Relationship Id="rId30" Type="http://schemas.openxmlformats.org/officeDocument/2006/relationships/hyperlink" Target="https://www.zotero.org/google-docs/?iPEefp" TargetMode="External"/><Relationship Id="rId33" Type="http://schemas.openxmlformats.org/officeDocument/2006/relationships/hyperlink" Target="https://www.zotero.org/google-docs/?SFUXtN" TargetMode="External"/><Relationship Id="rId32" Type="http://schemas.openxmlformats.org/officeDocument/2006/relationships/image" Target="media/image1.png"/><Relationship Id="rId35" Type="http://schemas.openxmlformats.org/officeDocument/2006/relationships/hyperlink" Target="https://www.zotero.org/google-docs/?TGfrQO" TargetMode="External"/><Relationship Id="rId34" Type="http://schemas.openxmlformats.org/officeDocument/2006/relationships/hyperlink" Target="https://osf.io/jwaf9" TargetMode="External"/><Relationship Id="rId37" Type="http://schemas.openxmlformats.org/officeDocument/2006/relationships/hyperlink" Target="https://osf.io/xmdv7" TargetMode="External"/><Relationship Id="rId176" Type="http://schemas.openxmlformats.org/officeDocument/2006/relationships/hyperlink" Target="https://www.zotero.org/google-docs/?cpHJyb" TargetMode="External"/><Relationship Id="rId36" Type="http://schemas.openxmlformats.org/officeDocument/2006/relationships/hyperlink" Target="https://www.zotero.org/google-docs/?QWEATY" TargetMode="External"/><Relationship Id="rId175" Type="http://schemas.openxmlformats.org/officeDocument/2006/relationships/hyperlink" Target="https://www.zotero.org/google-docs/?cpHJyb" TargetMode="External"/><Relationship Id="rId39" Type="http://schemas.openxmlformats.org/officeDocument/2006/relationships/hyperlink" Target="https://www.zotero.org/google-docs/?Y1pUUC" TargetMode="External"/><Relationship Id="rId174" Type="http://schemas.openxmlformats.org/officeDocument/2006/relationships/hyperlink" Target="https://www.zotero.org/google-docs/?cpHJyb" TargetMode="External"/><Relationship Id="rId38" Type="http://schemas.openxmlformats.org/officeDocument/2006/relationships/hyperlink" Target="https://www.zotero.org/google-docs/?G1yZ6z" TargetMode="External"/><Relationship Id="rId173" Type="http://schemas.openxmlformats.org/officeDocument/2006/relationships/hyperlink" Target="https://www.zotero.org/google-docs/?cpHJyb" TargetMode="External"/><Relationship Id="rId179" Type="http://schemas.openxmlformats.org/officeDocument/2006/relationships/header" Target="header1.xml"/><Relationship Id="rId178" Type="http://schemas.openxmlformats.org/officeDocument/2006/relationships/hyperlink" Target="https://www.zotero.org/google-docs/?cpHJyb" TargetMode="External"/><Relationship Id="rId177" Type="http://schemas.openxmlformats.org/officeDocument/2006/relationships/hyperlink" Target="https://www.zotero.org/google-docs/?cpHJyb" TargetMode="External"/><Relationship Id="rId20" Type="http://schemas.openxmlformats.org/officeDocument/2006/relationships/hyperlink" Target="https://www.zotero.org/google-docs/?OIOuO8" TargetMode="External"/><Relationship Id="rId22" Type="http://schemas.openxmlformats.org/officeDocument/2006/relationships/hyperlink" Target="https://www.zotero.org/google-docs/?LzsPQR" TargetMode="External"/><Relationship Id="rId21" Type="http://schemas.openxmlformats.org/officeDocument/2006/relationships/hyperlink" Target="https://www.zotero.org/google-docs/?Rtz8Rm" TargetMode="External"/><Relationship Id="rId24" Type="http://schemas.openxmlformats.org/officeDocument/2006/relationships/hyperlink" Target="https://www.zotero.org/google-docs/?OxkzRc" TargetMode="External"/><Relationship Id="rId23" Type="http://schemas.openxmlformats.org/officeDocument/2006/relationships/hyperlink" Target="https://www.zotero.org/google-docs/?0z8rOl" TargetMode="External"/><Relationship Id="rId129" Type="http://schemas.openxmlformats.org/officeDocument/2006/relationships/hyperlink" Target="https://www.zotero.org/google-docs/?cpHJyb" TargetMode="External"/><Relationship Id="rId128" Type="http://schemas.openxmlformats.org/officeDocument/2006/relationships/hyperlink" Target="https://www.zotero.org/google-docs/?cpHJyb" TargetMode="External"/><Relationship Id="rId127" Type="http://schemas.openxmlformats.org/officeDocument/2006/relationships/hyperlink" Target="https://www.zotero.org/google-docs/?cpHJyb" TargetMode="External"/><Relationship Id="rId126" Type="http://schemas.openxmlformats.org/officeDocument/2006/relationships/hyperlink" Target="https://www.zotero.org/google-docs/?cpHJyb" TargetMode="External"/><Relationship Id="rId26" Type="http://schemas.openxmlformats.org/officeDocument/2006/relationships/hyperlink" Target="https://www.zotero.org/google-docs/?Qanzts" TargetMode="External"/><Relationship Id="rId121" Type="http://schemas.openxmlformats.org/officeDocument/2006/relationships/hyperlink" Target="https://www.zotero.org/google-docs/?cpHJyb" TargetMode="External"/><Relationship Id="rId25" Type="http://schemas.openxmlformats.org/officeDocument/2006/relationships/hyperlink" Target="https://www.zotero.org/google-docs/?VwSH6h" TargetMode="External"/><Relationship Id="rId120" Type="http://schemas.openxmlformats.org/officeDocument/2006/relationships/hyperlink" Target="https://www.zotero.org/google-docs/?cpHJyb" TargetMode="External"/><Relationship Id="rId28" Type="http://schemas.openxmlformats.org/officeDocument/2006/relationships/hyperlink" Target="https://www.zotero.org/google-docs/?qq4mkM" TargetMode="External"/><Relationship Id="rId27" Type="http://schemas.openxmlformats.org/officeDocument/2006/relationships/hyperlink" Target="https://www.zotero.org/google-docs/?W1bCTO" TargetMode="External"/><Relationship Id="rId125" Type="http://schemas.openxmlformats.org/officeDocument/2006/relationships/hyperlink" Target="https://www.zotero.org/google-docs/?cpHJyb" TargetMode="External"/><Relationship Id="rId29" Type="http://schemas.openxmlformats.org/officeDocument/2006/relationships/hyperlink" Target="https://www.zotero.org/google-docs/?6jzOxa" TargetMode="External"/><Relationship Id="rId124" Type="http://schemas.openxmlformats.org/officeDocument/2006/relationships/hyperlink" Target="https://www.zotero.org/google-docs/?cpHJyb" TargetMode="External"/><Relationship Id="rId123" Type="http://schemas.openxmlformats.org/officeDocument/2006/relationships/hyperlink" Target="https://www.zotero.org/google-docs/?cpHJyb" TargetMode="External"/><Relationship Id="rId122" Type="http://schemas.openxmlformats.org/officeDocument/2006/relationships/hyperlink" Target="https://www.zotero.org/google-docs/?cpHJyb" TargetMode="External"/><Relationship Id="rId95" Type="http://schemas.openxmlformats.org/officeDocument/2006/relationships/hyperlink" Target="https://www.zotero.org/google-docs/?cpHJyb" TargetMode="External"/><Relationship Id="rId94" Type="http://schemas.openxmlformats.org/officeDocument/2006/relationships/hyperlink" Target="https://www.zotero.org/google-docs/?cpHJyb" TargetMode="External"/><Relationship Id="rId97" Type="http://schemas.openxmlformats.org/officeDocument/2006/relationships/hyperlink" Target="https://www.zotero.org/google-docs/?cpHJyb" TargetMode="External"/><Relationship Id="rId96" Type="http://schemas.openxmlformats.org/officeDocument/2006/relationships/hyperlink" Target="https://www.zotero.org/google-docs/?cpHJyb" TargetMode="External"/><Relationship Id="rId11" Type="http://schemas.openxmlformats.org/officeDocument/2006/relationships/hyperlink" Target="https://www.zotero.org/google-docs/?ObMgUY" TargetMode="External"/><Relationship Id="rId99" Type="http://schemas.openxmlformats.org/officeDocument/2006/relationships/hyperlink" Target="https://www.zotero.org/google-docs/?cpHJyb" TargetMode="External"/><Relationship Id="rId10" Type="http://schemas.openxmlformats.org/officeDocument/2006/relationships/hyperlink" Target="https://www.zotero.org/google-docs/?jyepXw" TargetMode="External"/><Relationship Id="rId98" Type="http://schemas.openxmlformats.org/officeDocument/2006/relationships/hyperlink" Target="https://www.zotero.org/google-docs/?cpHJyb" TargetMode="External"/><Relationship Id="rId13" Type="http://schemas.openxmlformats.org/officeDocument/2006/relationships/hyperlink" Target="https://www.zotero.org/google-docs/?LSQuwF" TargetMode="External"/><Relationship Id="rId12" Type="http://schemas.openxmlformats.org/officeDocument/2006/relationships/hyperlink" Target="https://www.zotero.org/google-docs/?GSYTDm" TargetMode="External"/><Relationship Id="rId91" Type="http://schemas.openxmlformats.org/officeDocument/2006/relationships/hyperlink" Target="https://www.zotero.org/google-docs/?cpHJyb" TargetMode="External"/><Relationship Id="rId90" Type="http://schemas.openxmlformats.org/officeDocument/2006/relationships/hyperlink" Target="https://www.zotero.org/google-docs/?cpHJyb" TargetMode="External"/><Relationship Id="rId93" Type="http://schemas.openxmlformats.org/officeDocument/2006/relationships/hyperlink" Target="https://www.zotero.org/google-docs/?cpHJyb" TargetMode="External"/><Relationship Id="rId92" Type="http://schemas.openxmlformats.org/officeDocument/2006/relationships/hyperlink" Target="https://www.zotero.org/google-docs/?cpHJyb" TargetMode="External"/><Relationship Id="rId118" Type="http://schemas.openxmlformats.org/officeDocument/2006/relationships/hyperlink" Target="https://www.zotero.org/google-docs/?cpHJyb" TargetMode="External"/><Relationship Id="rId117" Type="http://schemas.openxmlformats.org/officeDocument/2006/relationships/hyperlink" Target="https://www.zotero.org/google-docs/?cpHJyb" TargetMode="External"/><Relationship Id="rId116" Type="http://schemas.openxmlformats.org/officeDocument/2006/relationships/hyperlink" Target="https://www.zotero.org/google-docs/?cpHJyb" TargetMode="External"/><Relationship Id="rId115" Type="http://schemas.openxmlformats.org/officeDocument/2006/relationships/hyperlink" Target="https://www.zotero.org/google-docs/?cpHJyb" TargetMode="External"/><Relationship Id="rId119" Type="http://schemas.openxmlformats.org/officeDocument/2006/relationships/hyperlink" Target="https://www.zotero.org/google-docs/?cpHJyb" TargetMode="External"/><Relationship Id="rId15" Type="http://schemas.openxmlformats.org/officeDocument/2006/relationships/hyperlink" Target="https://www.zotero.org/google-docs/?lzJTCb" TargetMode="External"/><Relationship Id="rId110" Type="http://schemas.openxmlformats.org/officeDocument/2006/relationships/hyperlink" Target="https://www.zotero.org/google-docs/?cpHJyb" TargetMode="External"/><Relationship Id="rId14" Type="http://schemas.openxmlformats.org/officeDocument/2006/relationships/hyperlink" Target="https://www.zotero.org/google-docs/?pv0Dcb" TargetMode="External"/><Relationship Id="rId17" Type="http://schemas.openxmlformats.org/officeDocument/2006/relationships/hyperlink" Target="https://www.zotero.org/google-docs/?T39DLM" TargetMode="External"/><Relationship Id="rId16" Type="http://schemas.openxmlformats.org/officeDocument/2006/relationships/hyperlink" Target="https://www.zotero.org/google-docs/?83P2Ja" TargetMode="External"/><Relationship Id="rId19" Type="http://schemas.openxmlformats.org/officeDocument/2006/relationships/hyperlink" Target="https://www.zotero.org/google-docs/?FTMIDw" TargetMode="External"/><Relationship Id="rId114" Type="http://schemas.openxmlformats.org/officeDocument/2006/relationships/hyperlink" Target="https://www.zotero.org/google-docs/?cpHJyb" TargetMode="External"/><Relationship Id="rId18" Type="http://schemas.openxmlformats.org/officeDocument/2006/relationships/hyperlink" Target="https://www.zotero.org/google-docs/?hXymwE" TargetMode="External"/><Relationship Id="rId113" Type="http://schemas.openxmlformats.org/officeDocument/2006/relationships/hyperlink" Target="https://www.zotero.org/google-docs/?cpHJyb" TargetMode="External"/><Relationship Id="rId112" Type="http://schemas.openxmlformats.org/officeDocument/2006/relationships/hyperlink" Target="https://www.zotero.org/google-docs/?cpHJyb" TargetMode="External"/><Relationship Id="rId111" Type="http://schemas.openxmlformats.org/officeDocument/2006/relationships/hyperlink" Target="https://www.zotero.org/google-docs/?cpHJyb" TargetMode="External"/><Relationship Id="rId84" Type="http://schemas.openxmlformats.org/officeDocument/2006/relationships/hyperlink" Target="https://www.zotero.org/google-docs/?cpHJyb" TargetMode="External"/><Relationship Id="rId83" Type="http://schemas.openxmlformats.org/officeDocument/2006/relationships/hyperlink" Target="https://www.zotero.org/google-docs/?cpHJyb" TargetMode="External"/><Relationship Id="rId86" Type="http://schemas.openxmlformats.org/officeDocument/2006/relationships/hyperlink" Target="https://www.zotero.org/google-docs/?cpHJyb" TargetMode="External"/><Relationship Id="rId85" Type="http://schemas.openxmlformats.org/officeDocument/2006/relationships/hyperlink" Target="https://www.zotero.org/google-docs/?cpHJyb" TargetMode="External"/><Relationship Id="rId88" Type="http://schemas.openxmlformats.org/officeDocument/2006/relationships/hyperlink" Target="https://www.zotero.org/google-docs/?cpHJyb" TargetMode="External"/><Relationship Id="rId150" Type="http://schemas.openxmlformats.org/officeDocument/2006/relationships/hyperlink" Target="https://www.zotero.org/google-docs/?cpHJyb" TargetMode="External"/><Relationship Id="rId87" Type="http://schemas.openxmlformats.org/officeDocument/2006/relationships/hyperlink" Target="https://www.zotero.org/google-docs/?cpHJyb" TargetMode="External"/><Relationship Id="rId89" Type="http://schemas.openxmlformats.org/officeDocument/2006/relationships/hyperlink" Target="https://www.zotero.org/google-docs/?cpHJyb" TargetMode="External"/><Relationship Id="rId80" Type="http://schemas.openxmlformats.org/officeDocument/2006/relationships/hyperlink" Target="https://www.zotero.org/google-docs/?cpHJyb" TargetMode="External"/><Relationship Id="rId82" Type="http://schemas.openxmlformats.org/officeDocument/2006/relationships/hyperlink" Target="https://www.zotero.org/google-docs/?cpHJyb" TargetMode="External"/><Relationship Id="rId81" Type="http://schemas.openxmlformats.org/officeDocument/2006/relationships/hyperlink" Target="https://www.zotero.org/google-docs/?cpHJyb"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www.zotero.org/google-docs/?cpHJyb" TargetMode="External"/><Relationship Id="rId4" Type="http://schemas.openxmlformats.org/officeDocument/2006/relationships/fontTable" Target="fontTable.xml"/><Relationship Id="rId148" Type="http://schemas.openxmlformats.org/officeDocument/2006/relationships/hyperlink" Target="https://www.zotero.org/google-docs/?cpHJyb" TargetMode="External"/><Relationship Id="rId9" Type="http://schemas.openxmlformats.org/officeDocument/2006/relationships/hyperlink" Target="mailto:moin@umn.edu" TargetMode="External"/><Relationship Id="rId143" Type="http://schemas.openxmlformats.org/officeDocument/2006/relationships/hyperlink" Target="https://www.zotero.org/google-docs/?cpHJyb" TargetMode="External"/><Relationship Id="rId142" Type="http://schemas.openxmlformats.org/officeDocument/2006/relationships/hyperlink" Target="https://www.zotero.org/google-docs/?cpHJyb" TargetMode="External"/><Relationship Id="rId141" Type="http://schemas.openxmlformats.org/officeDocument/2006/relationships/hyperlink" Target="https://www.zotero.org/google-docs/?cpHJyb" TargetMode="External"/><Relationship Id="rId140" Type="http://schemas.openxmlformats.org/officeDocument/2006/relationships/hyperlink" Target="https://www.zotero.org/google-docs/?cpHJyb" TargetMode="External"/><Relationship Id="rId5" Type="http://schemas.openxmlformats.org/officeDocument/2006/relationships/footnotes" Target="footnotes.xml"/><Relationship Id="rId147" Type="http://schemas.openxmlformats.org/officeDocument/2006/relationships/hyperlink" Target="https://www.zotero.org/google-docs/?cpHJyb" TargetMode="External"/><Relationship Id="rId6" Type="http://schemas.openxmlformats.org/officeDocument/2006/relationships/numbering" Target="numbering.xml"/><Relationship Id="rId146" Type="http://schemas.openxmlformats.org/officeDocument/2006/relationships/hyperlink" Target="https://www.zotero.org/google-docs/?cpHJyb" TargetMode="External"/><Relationship Id="rId7" Type="http://schemas.openxmlformats.org/officeDocument/2006/relationships/styles" Target="styles.xml"/><Relationship Id="rId145" Type="http://schemas.openxmlformats.org/officeDocument/2006/relationships/hyperlink" Target="https://www.zotero.org/google-docs/?cpHJyb" TargetMode="External"/><Relationship Id="rId8" Type="http://schemas.openxmlformats.org/officeDocument/2006/relationships/hyperlink" Target="https://osf.io/4vbtq/" TargetMode="External"/><Relationship Id="rId144" Type="http://schemas.openxmlformats.org/officeDocument/2006/relationships/hyperlink" Target="https://www.zotero.org/google-docs/?cpHJyb" TargetMode="External"/><Relationship Id="rId73" Type="http://schemas.openxmlformats.org/officeDocument/2006/relationships/hyperlink" Target="https://www.zotero.org/google-docs/?cpHJyb" TargetMode="External"/><Relationship Id="rId72" Type="http://schemas.openxmlformats.org/officeDocument/2006/relationships/hyperlink" Target="https://www.zotero.org/google-docs/?cpHJyb" TargetMode="External"/><Relationship Id="rId75" Type="http://schemas.openxmlformats.org/officeDocument/2006/relationships/hyperlink" Target="https://www.zotero.org/google-docs/?cpHJyb" TargetMode="External"/><Relationship Id="rId74" Type="http://schemas.openxmlformats.org/officeDocument/2006/relationships/hyperlink" Target="https://www.zotero.org/google-docs/?cpHJyb" TargetMode="External"/><Relationship Id="rId77" Type="http://schemas.openxmlformats.org/officeDocument/2006/relationships/hyperlink" Target="https://www.zotero.org/google-docs/?cpHJyb" TargetMode="External"/><Relationship Id="rId76" Type="http://schemas.openxmlformats.org/officeDocument/2006/relationships/hyperlink" Target="https://www.zotero.org/google-docs/?cpHJyb" TargetMode="External"/><Relationship Id="rId79" Type="http://schemas.openxmlformats.org/officeDocument/2006/relationships/hyperlink" Target="https://www.zotero.org/google-docs/?cpHJyb" TargetMode="External"/><Relationship Id="rId78" Type="http://schemas.openxmlformats.org/officeDocument/2006/relationships/hyperlink" Target="https://www.zotero.org/google-docs/?cpHJyb" TargetMode="External"/><Relationship Id="rId71" Type="http://schemas.openxmlformats.org/officeDocument/2006/relationships/hyperlink" Target="https://www.zotero.org/google-docs/?cpHJyb" TargetMode="External"/><Relationship Id="rId70" Type="http://schemas.openxmlformats.org/officeDocument/2006/relationships/hyperlink" Target="https://www.zotero.org/google-docs/?cpHJyb" TargetMode="External"/><Relationship Id="rId139" Type="http://schemas.openxmlformats.org/officeDocument/2006/relationships/hyperlink" Target="https://www.zotero.org/google-docs/?cpHJyb" TargetMode="External"/><Relationship Id="rId138" Type="http://schemas.openxmlformats.org/officeDocument/2006/relationships/hyperlink" Target="https://www.zotero.org/google-docs/?cpHJyb" TargetMode="External"/><Relationship Id="rId137" Type="http://schemas.openxmlformats.org/officeDocument/2006/relationships/hyperlink" Target="https://www.zotero.org/google-docs/?cpHJyb" TargetMode="External"/><Relationship Id="rId132" Type="http://schemas.openxmlformats.org/officeDocument/2006/relationships/hyperlink" Target="https://www.zotero.org/google-docs/?cpHJyb" TargetMode="External"/><Relationship Id="rId131" Type="http://schemas.openxmlformats.org/officeDocument/2006/relationships/hyperlink" Target="https://www.zotero.org/google-docs/?cpHJyb" TargetMode="External"/><Relationship Id="rId130" Type="http://schemas.openxmlformats.org/officeDocument/2006/relationships/hyperlink" Target="https://www.zotero.org/google-docs/?cpHJyb" TargetMode="External"/><Relationship Id="rId136" Type="http://schemas.openxmlformats.org/officeDocument/2006/relationships/hyperlink" Target="https://www.zotero.org/google-docs/?cpHJyb" TargetMode="External"/><Relationship Id="rId135" Type="http://schemas.openxmlformats.org/officeDocument/2006/relationships/hyperlink" Target="https://www.zotero.org/google-docs/?cpHJyb" TargetMode="External"/><Relationship Id="rId134" Type="http://schemas.openxmlformats.org/officeDocument/2006/relationships/hyperlink" Target="https://www.zotero.org/google-docs/?cpHJyb" TargetMode="External"/><Relationship Id="rId133" Type="http://schemas.openxmlformats.org/officeDocument/2006/relationships/hyperlink" Target="https://www.zotero.org/google-docs/?cpHJyb" TargetMode="External"/><Relationship Id="rId62" Type="http://schemas.openxmlformats.org/officeDocument/2006/relationships/hyperlink" Target="https://www.zotero.org/google-docs/?cpHJyb" TargetMode="External"/><Relationship Id="rId61" Type="http://schemas.openxmlformats.org/officeDocument/2006/relationships/hyperlink" Target="https://www.zotero.org/google-docs/?cpHJyb" TargetMode="External"/><Relationship Id="rId64" Type="http://schemas.openxmlformats.org/officeDocument/2006/relationships/hyperlink" Target="https://www.zotero.org/google-docs/?cpHJyb" TargetMode="External"/><Relationship Id="rId63" Type="http://schemas.openxmlformats.org/officeDocument/2006/relationships/hyperlink" Target="https://www.zotero.org/google-docs/?cpHJyb" TargetMode="External"/><Relationship Id="rId66" Type="http://schemas.openxmlformats.org/officeDocument/2006/relationships/hyperlink" Target="https://www.zotero.org/google-docs/?cpHJyb" TargetMode="External"/><Relationship Id="rId172" Type="http://schemas.openxmlformats.org/officeDocument/2006/relationships/hyperlink" Target="https://www.zotero.org/google-docs/?cpHJyb" TargetMode="External"/><Relationship Id="rId65" Type="http://schemas.openxmlformats.org/officeDocument/2006/relationships/hyperlink" Target="https://www.zotero.org/google-docs/?cpHJyb" TargetMode="External"/><Relationship Id="rId171" Type="http://schemas.openxmlformats.org/officeDocument/2006/relationships/hyperlink" Target="https://www.zotero.org/google-docs/?cpHJyb" TargetMode="External"/><Relationship Id="rId68" Type="http://schemas.openxmlformats.org/officeDocument/2006/relationships/hyperlink" Target="https://www.zotero.org/google-docs/?cpHJyb" TargetMode="External"/><Relationship Id="rId170" Type="http://schemas.openxmlformats.org/officeDocument/2006/relationships/hyperlink" Target="https://www.zotero.org/google-docs/?cpHJyb" TargetMode="External"/><Relationship Id="rId67" Type="http://schemas.openxmlformats.org/officeDocument/2006/relationships/hyperlink" Target="https://www.zotero.org/google-docs/?cpHJyb" TargetMode="External"/><Relationship Id="rId60" Type="http://schemas.openxmlformats.org/officeDocument/2006/relationships/hyperlink" Target="https://www.zotero.org/google-docs/?cpHJyb" TargetMode="External"/><Relationship Id="rId165" Type="http://schemas.openxmlformats.org/officeDocument/2006/relationships/hyperlink" Target="https://www.zotero.org/google-docs/?cpHJyb" TargetMode="External"/><Relationship Id="rId69" Type="http://schemas.openxmlformats.org/officeDocument/2006/relationships/hyperlink" Target="https://www.zotero.org/google-docs/?cpHJyb" TargetMode="External"/><Relationship Id="rId164" Type="http://schemas.openxmlformats.org/officeDocument/2006/relationships/hyperlink" Target="https://www.zotero.org/google-docs/?cpHJyb" TargetMode="External"/><Relationship Id="rId163" Type="http://schemas.openxmlformats.org/officeDocument/2006/relationships/hyperlink" Target="https://www.zotero.org/google-docs/?cpHJyb" TargetMode="External"/><Relationship Id="rId162" Type="http://schemas.openxmlformats.org/officeDocument/2006/relationships/hyperlink" Target="https://www.zotero.org/google-docs/?cpHJyb" TargetMode="External"/><Relationship Id="rId169" Type="http://schemas.openxmlformats.org/officeDocument/2006/relationships/hyperlink" Target="https://www.zotero.org/google-docs/?cpHJyb" TargetMode="External"/><Relationship Id="rId168" Type="http://schemas.openxmlformats.org/officeDocument/2006/relationships/hyperlink" Target="https://www.zotero.org/google-docs/?cpHJyb" TargetMode="External"/><Relationship Id="rId167" Type="http://schemas.openxmlformats.org/officeDocument/2006/relationships/hyperlink" Target="https://www.zotero.org/google-docs/?cpHJyb" TargetMode="External"/><Relationship Id="rId166" Type="http://schemas.openxmlformats.org/officeDocument/2006/relationships/hyperlink" Target="https://www.zotero.org/google-docs/?cpHJyb" TargetMode="External"/><Relationship Id="rId51" Type="http://schemas.openxmlformats.org/officeDocument/2006/relationships/hyperlink" Target="https://www.zotero.org/google-docs/?cpHJyb" TargetMode="External"/><Relationship Id="rId50" Type="http://schemas.openxmlformats.org/officeDocument/2006/relationships/hyperlink" Target="https://www.zotero.org/google-docs/?cpHJyb" TargetMode="External"/><Relationship Id="rId53" Type="http://schemas.openxmlformats.org/officeDocument/2006/relationships/hyperlink" Target="https://www.zotero.org/google-docs/?cpHJyb" TargetMode="External"/><Relationship Id="rId52" Type="http://schemas.openxmlformats.org/officeDocument/2006/relationships/hyperlink" Target="https://www.zotero.org/google-docs/?cpHJyb" TargetMode="External"/><Relationship Id="rId55" Type="http://schemas.openxmlformats.org/officeDocument/2006/relationships/hyperlink" Target="https://www.zotero.org/google-docs/?cpHJyb" TargetMode="External"/><Relationship Id="rId161" Type="http://schemas.openxmlformats.org/officeDocument/2006/relationships/hyperlink" Target="https://www.zotero.org/google-docs/?cpHJyb" TargetMode="External"/><Relationship Id="rId54" Type="http://schemas.openxmlformats.org/officeDocument/2006/relationships/hyperlink" Target="https://www.zotero.org/google-docs/?cpHJyb" TargetMode="External"/><Relationship Id="rId160" Type="http://schemas.openxmlformats.org/officeDocument/2006/relationships/hyperlink" Target="https://www.zotero.org/google-docs/?cpHJyb" TargetMode="External"/><Relationship Id="rId57" Type="http://schemas.openxmlformats.org/officeDocument/2006/relationships/hyperlink" Target="https://www.zotero.org/google-docs/?cpHJyb" TargetMode="External"/><Relationship Id="rId56" Type="http://schemas.openxmlformats.org/officeDocument/2006/relationships/hyperlink" Target="https://www.zotero.org/google-docs/?cpHJyb" TargetMode="External"/><Relationship Id="rId159" Type="http://schemas.openxmlformats.org/officeDocument/2006/relationships/hyperlink" Target="https://www.zotero.org/google-docs/?cpHJyb" TargetMode="External"/><Relationship Id="rId59" Type="http://schemas.openxmlformats.org/officeDocument/2006/relationships/hyperlink" Target="https://www.zotero.org/google-docs/?cpHJyb" TargetMode="External"/><Relationship Id="rId154" Type="http://schemas.openxmlformats.org/officeDocument/2006/relationships/hyperlink" Target="https://www.zotero.org/google-docs/?cpHJyb" TargetMode="External"/><Relationship Id="rId58" Type="http://schemas.openxmlformats.org/officeDocument/2006/relationships/hyperlink" Target="https://www.zotero.org/google-docs/?cpHJyb" TargetMode="External"/><Relationship Id="rId153" Type="http://schemas.openxmlformats.org/officeDocument/2006/relationships/hyperlink" Target="https://www.zotero.org/google-docs/?cpHJyb" TargetMode="External"/><Relationship Id="rId152" Type="http://schemas.openxmlformats.org/officeDocument/2006/relationships/hyperlink" Target="https://www.zotero.org/google-docs/?cpHJyb" TargetMode="External"/><Relationship Id="rId151" Type="http://schemas.openxmlformats.org/officeDocument/2006/relationships/hyperlink" Target="https://www.zotero.org/google-docs/?cpHJyb" TargetMode="External"/><Relationship Id="rId158" Type="http://schemas.openxmlformats.org/officeDocument/2006/relationships/hyperlink" Target="https://www.zotero.org/google-docs/?cpHJyb" TargetMode="External"/><Relationship Id="rId157" Type="http://schemas.openxmlformats.org/officeDocument/2006/relationships/hyperlink" Target="https://www.zotero.org/google-docs/?cpHJyb" TargetMode="External"/><Relationship Id="rId156" Type="http://schemas.openxmlformats.org/officeDocument/2006/relationships/hyperlink" Target="https://www.zotero.org/google-docs/?cpHJyb" TargetMode="External"/><Relationship Id="rId155" Type="http://schemas.openxmlformats.org/officeDocument/2006/relationships/hyperlink" Target="https://www.zotero.org/google-docs/?cpHJy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9" Type="http://schemas.openxmlformats.org/officeDocument/2006/relationships/font" Target="fonts/Garamond-boldItalic.ttf"/><Relationship Id="rId5" Type="http://schemas.openxmlformats.org/officeDocument/2006/relationships/font" Target="fonts/Cardo-italic.ttf"/><Relationship Id="rId6" Type="http://schemas.openxmlformats.org/officeDocument/2006/relationships/font" Target="fonts/Garamond-regular.ttf"/><Relationship Id="rId7" Type="http://schemas.openxmlformats.org/officeDocument/2006/relationships/font" Target="fonts/Garamond-bold.ttf"/><Relationship Id="rId8" Type="http://schemas.openxmlformats.org/officeDocument/2006/relationships/font" Target="fonts/Garamon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zotero.org/google-docs/?T2vIpt" TargetMode="External"/><Relationship Id="rId2" Type="http://schemas.openxmlformats.org/officeDocument/2006/relationships/hyperlink" Target="https://www.zotero.org/google-docs/?P78nW5" TargetMode="External"/><Relationship Id="rId3" Type="http://schemas.openxmlformats.org/officeDocument/2006/relationships/hyperlink" Target="https://www.zotero.org/google-docs/?ft0rCs" TargetMode="External"/><Relationship Id="rId4" Type="http://schemas.openxmlformats.org/officeDocument/2006/relationships/hyperlink" Target="https://www.zotero.org/google-docs/?5JrTz5" TargetMode="External"/><Relationship Id="rId5" Type="http://schemas.openxmlformats.org/officeDocument/2006/relationships/hyperlink" Target="https://www.zotero.org/google-docs/?MmA0X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