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E554" w14:textId="1017137C" w:rsidR="003213B6" w:rsidRDefault="003213B6" w:rsidP="003213B6">
      <w:pPr>
        <w:jc w:val="center"/>
        <w:rPr>
          <w:b/>
          <w:bCs/>
          <w:sz w:val="28"/>
          <w:szCs w:val="28"/>
        </w:rPr>
      </w:pPr>
      <w:r w:rsidRPr="003213B6">
        <w:rPr>
          <w:b/>
          <w:bCs/>
          <w:sz w:val="28"/>
          <w:szCs w:val="28"/>
        </w:rPr>
        <w:t>Evaluating the Claim th</w:t>
      </w:r>
      <w:r w:rsidR="00674CC9">
        <w:rPr>
          <w:b/>
          <w:bCs/>
          <w:sz w:val="28"/>
          <w:szCs w:val="28"/>
        </w:rPr>
        <w:t>at</w:t>
      </w:r>
      <w:r w:rsidRPr="003213B6">
        <w:rPr>
          <w:b/>
          <w:bCs/>
          <w:sz w:val="28"/>
          <w:szCs w:val="28"/>
        </w:rPr>
        <w:t xml:space="preserve"> Preregistration and Registered Reports </w:t>
      </w:r>
    </w:p>
    <w:p w14:paraId="1D81FE04" w14:textId="4055AAB6" w:rsidR="009A4217" w:rsidRPr="003213B6" w:rsidRDefault="003213B6" w:rsidP="003213B6">
      <w:pPr>
        <w:jc w:val="center"/>
        <w:rPr>
          <w:b/>
          <w:bCs/>
          <w:sz w:val="28"/>
          <w:szCs w:val="28"/>
        </w:rPr>
      </w:pPr>
      <w:r w:rsidRPr="003213B6">
        <w:rPr>
          <w:b/>
          <w:bCs/>
          <w:sz w:val="28"/>
          <w:szCs w:val="28"/>
        </w:rPr>
        <w:t>Restrict Exploratory Research</w:t>
      </w:r>
    </w:p>
    <w:p w14:paraId="026BF35F" w14:textId="77777777" w:rsidR="003213B6" w:rsidRDefault="003213B6" w:rsidP="003213B6">
      <w:pPr>
        <w:jc w:val="center"/>
      </w:pPr>
    </w:p>
    <w:p w14:paraId="595F1C6E" w14:textId="42A7CF23" w:rsidR="003213B6" w:rsidRDefault="003213B6" w:rsidP="003213B6">
      <w:pPr>
        <w:jc w:val="center"/>
      </w:pPr>
      <w:r>
        <w:t>Moin Syed</w:t>
      </w:r>
      <w:r w:rsidR="00B1104A">
        <w:t xml:space="preserve"> + Others (you?)</w:t>
      </w:r>
    </w:p>
    <w:p w14:paraId="05A52970" w14:textId="45D89077" w:rsidR="003213B6" w:rsidRDefault="003213B6" w:rsidP="003213B6">
      <w:pPr>
        <w:jc w:val="center"/>
      </w:pPr>
      <w:r>
        <w:t>Department of Psychology, University of Minnesota</w:t>
      </w:r>
    </w:p>
    <w:p w14:paraId="2A887E3C" w14:textId="77777777" w:rsidR="003213B6" w:rsidRDefault="003213B6" w:rsidP="003213B6">
      <w:pPr>
        <w:jc w:val="center"/>
      </w:pPr>
    </w:p>
    <w:p w14:paraId="017422E5" w14:textId="23D433D1" w:rsidR="00674CC9" w:rsidRDefault="003213B6" w:rsidP="003213B6">
      <w:pPr>
        <w:jc w:val="center"/>
      </w:pPr>
      <w:r>
        <w:t xml:space="preserve">Submission for </w:t>
      </w:r>
      <w:r w:rsidRPr="00674CC9">
        <w:rPr>
          <w:i/>
          <w:iCs/>
        </w:rPr>
        <w:t>Lifecyle Journal</w:t>
      </w:r>
    </w:p>
    <w:p w14:paraId="1F37FA63" w14:textId="0CFEEEAC" w:rsidR="003213B6" w:rsidRDefault="00674CC9" w:rsidP="003213B6">
      <w:pPr>
        <w:jc w:val="center"/>
      </w:pPr>
      <w:r>
        <w:t xml:space="preserve">(some details about submission requirements </w:t>
      </w:r>
      <w:hyperlink r:id="rId8" w:history="1">
        <w:r w:rsidRPr="00674CC9">
          <w:rPr>
            <w:rStyle w:val="Hyperlink"/>
          </w:rPr>
          <w:t>here</w:t>
        </w:r>
      </w:hyperlink>
      <w:r>
        <w:t>)</w:t>
      </w:r>
    </w:p>
    <w:p w14:paraId="6E0844A4" w14:textId="77777777" w:rsidR="003213B6" w:rsidRDefault="003213B6" w:rsidP="003213B6">
      <w:pPr>
        <w:jc w:val="center"/>
      </w:pPr>
    </w:p>
    <w:p w14:paraId="45CD7B68" w14:textId="061A74A9" w:rsidR="003213B6" w:rsidRDefault="003213B6" w:rsidP="003213B6">
      <w:pPr>
        <w:jc w:val="center"/>
      </w:pPr>
      <w:r>
        <w:t xml:space="preserve">Draft: </w:t>
      </w:r>
      <w:r w:rsidR="006576EC">
        <w:t>November 14, 2025</w:t>
      </w:r>
    </w:p>
    <w:p w14:paraId="7F132B1F" w14:textId="77777777" w:rsidR="003213B6" w:rsidRDefault="003213B6"/>
    <w:p w14:paraId="30B7A5F6" w14:textId="40241172" w:rsidR="003213B6" w:rsidRDefault="003213B6" w:rsidP="003213B6">
      <w:pPr>
        <w:jc w:val="center"/>
      </w:pPr>
      <w:r>
        <w:t xml:space="preserve">Due: </w:t>
      </w:r>
      <w:r w:rsidR="002E6E51">
        <w:t>November 30</w:t>
      </w:r>
      <w:r>
        <w:t>, 2025</w:t>
      </w:r>
    </w:p>
    <w:p w14:paraId="4B16A488" w14:textId="77777777" w:rsidR="003213B6" w:rsidRDefault="003213B6"/>
    <w:p w14:paraId="10D9FAAB" w14:textId="23B41017" w:rsidR="003213B6" w:rsidRDefault="003213B6" w:rsidP="003213B6">
      <w:pPr>
        <w:jc w:val="center"/>
      </w:pPr>
      <w:r>
        <w:t>********************</w:t>
      </w:r>
    </w:p>
    <w:p w14:paraId="11409C0B" w14:textId="77777777" w:rsidR="003213B6" w:rsidRDefault="003213B6"/>
    <w:p w14:paraId="3A3CC6BE" w14:textId="29684E5B" w:rsidR="00764896" w:rsidRDefault="00F0715B">
      <w:r>
        <w:t>Psychology’s replication crisis has led to a host of new policies and practices meant to improve the state of our science (</w:t>
      </w:r>
      <w:commentRangeStart w:id="0"/>
      <w:r>
        <w:t>CITE</w:t>
      </w:r>
      <w:commentRangeEnd w:id="0"/>
      <w:r w:rsidR="00583DDF">
        <w:rPr>
          <w:rStyle w:val="CommentReference"/>
        </w:rPr>
        <w:commentReference w:id="0"/>
      </w:r>
      <w:r>
        <w:t xml:space="preserve">). A practice that is central to the reform movement is </w:t>
      </w:r>
      <w:r w:rsidRPr="00C25348">
        <w:rPr>
          <w:i/>
          <w:iCs/>
        </w:rPr>
        <w:t>preregistration</w:t>
      </w:r>
      <w:r>
        <w:t xml:space="preserve">, which involves </w:t>
      </w:r>
      <w:r w:rsidR="00C25348">
        <w:t xml:space="preserve">creating an accessible and unalterable record of a study plan prior to collecting data and/or conducting analyses (CITE). Rooted in the clinical trial registry previously developed for medical research (CITE), preregistration is a practice that </w:t>
      </w:r>
      <w:r w:rsidR="0097431E">
        <w:t xml:space="preserve">supports </w:t>
      </w:r>
      <w:r w:rsidR="00C25348">
        <w:t xml:space="preserve">transparency </w:t>
      </w:r>
      <w:r w:rsidR="0097431E">
        <w:t xml:space="preserve">about </w:t>
      </w:r>
      <w:r w:rsidR="00C25348">
        <w:t>researchers</w:t>
      </w:r>
      <w:r w:rsidR="0097431E">
        <w:t>’</w:t>
      </w:r>
      <w:r w:rsidR="00C25348">
        <w:t xml:space="preserve"> </w:t>
      </w:r>
      <w:proofErr w:type="gramStart"/>
      <w:r w:rsidR="00C25348">
        <w:t>plans, and</w:t>
      </w:r>
      <w:proofErr w:type="gramEnd"/>
      <w:r w:rsidR="00C25348">
        <w:t xml:space="preserve"> </w:t>
      </w:r>
      <w:r w:rsidR="0097431E">
        <w:t xml:space="preserve">facilitates comparisons between </w:t>
      </w:r>
      <w:r w:rsidR="00C25348">
        <w:t xml:space="preserve">how those plans correspond to what they </w:t>
      </w:r>
      <w:proofErr w:type="gramStart"/>
      <w:r w:rsidR="0097431E">
        <w:t>actually report</w:t>
      </w:r>
      <w:proofErr w:type="gramEnd"/>
      <w:r w:rsidR="00C25348">
        <w:t xml:space="preserve"> (CITE). </w:t>
      </w:r>
      <w:r w:rsidR="0097431E">
        <w:t xml:space="preserve">An early and persistent concern about widescale implementation of preregistration in psychology is that doing so would reduce the frequency and value of exploratory work, and therefore restrict </w:t>
      </w:r>
      <w:r w:rsidR="00764896">
        <w:t xml:space="preserve">creativity, </w:t>
      </w:r>
      <w:r w:rsidR="0097431E">
        <w:t>serendipity</w:t>
      </w:r>
      <w:r w:rsidR="00764896">
        <w:t>,</w:t>
      </w:r>
      <w:r w:rsidR="0097431E">
        <w:t xml:space="preserve"> and discovery (CITE). As we are nearly 15 years on from the initial proposal to adopt preregistration in psychology, it seems time to formally examine whether these concerns have </w:t>
      </w:r>
      <w:r w:rsidR="00764896">
        <w:t>any merit</w:t>
      </w:r>
      <w:r w:rsidR="0097431E">
        <w:t>. The purpose of th</w:t>
      </w:r>
      <w:r w:rsidR="00764896">
        <w:t xml:space="preserve">e present </w:t>
      </w:r>
      <w:r w:rsidR="0097431E">
        <w:t xml:space="preserve">study is </w:t>
      </w:r>
      <w:r w:rsidR="00764896">
        <w:t>to find out</w:t>
      </w:r>
      <w:r w:rsidR="0097431E">
        <w:t>.</w:t>
      </w:r>
    </w:p>
    <w:p w14:paraId="6E870157" w14:textId="77777777" w:rsidR="00764896" w:rsidRDefault="00764896"/>
    <w:p w14:paraId="415F0BFC" w14:textId="1A35A7DD" w:rsidR="009C606C" w:rsidRPr="009C606C" w:rsidRDefault="009C606C">
      <w:pPr>
        <w:rPr>
          <w:b/>
          <w:bCs/>
        </w:rPr>
      </w:pPr>
      <w:r w:rsidRPr="009C606C">
        <w:rPr>
          <w:b/>
          <w:bCs/>
        </w:rPr>
        <w:t>Fallout from the Confirmatory/Exploratory Divide</w:t>
      </w:r>
    </w:p>
    <w:p w14:paraId="337A146A" w14:textId="77777777" w:rsidR="009C606C" w:rsidRDefault="009C606C"/>
    <w:p w14:paraId="55F18BCA" w14:textId="110005AB" w:rsidR="00FE653A" w:rsidRDefault="00A842D7">
      <w:r>
        <w:t xml:space="preserve">The function that preregistration is meant to serve is not always clear or consistent (CITE). Resolving debates about the function </w:t>
      </w:r>
      <w:r w:rsidR="00DB7DF6">
        <w:t>of</w:t>
      </w:r>
      <w:r>
        <w:t xml:space="preserve"> preregistration is outside of the scope of the current project, </w:t>
      </w:r>
      <w:r w:rsidR="00DB7DF6">
        <w:t xml:space="preserve">as are debates about the utility of </w:t>
      </w:r>
      <w:r w:rsidR="007E6833">
        <w:t>preregistration (see CITE for discussions of these issues)</w:t>
      </w:r>
      <w:r>
        <w:t xml:space="preserve">. An early prominent argument for preregistration is that it allows for a clearer separation between </w:t>
      </w:r>
      <w:r w:rsidRPr="00DB7DF6">
        <w:rPr>
          <w:i/>
          <w:iCs/>
        </w:rPr>
        <w:t>confirmatory</w:t>
      </w:r>
      <w:r>
        <w:t xml:space="preserve"> analyses, or what was planned prior to the study, </w:t>
      </w:r>
      <w:r w:rsidR="00FE653A">
        <w:t xml:space="preserve">and </w:t>
      </w:r>
      <w:proofErr w:type="gramStart"/>
      <w:r w:rsidR="00FE653A" w:rsidRPr="00DB7DF6">
        <w:rPr>
          <w:i/>
          <w:iCs/>
        </w:rPr>
        <w:t>exploratory</w:t>
      </w:r>
      <w:proofErr w:type="gramEnd"/>
      <w:r w:rsidR="00FE653A">
        <w:t xml:space="preserve"> analyses, or what was conducted </w:t>
      </w:r>
      <w:proofErr w:type="gramStart"/>
      <w:r w:rsidR="00FE653A">
        <w:t>during the course of</w:t>
      </w:r>
      <w:proofErr w:type="gramEnd"/>
      <w:r w:rsidR="00FE653A">
        <w:t xml:space="preserve"> the study (CITE). This framing was in direct response to concerns about questionable research practices (or </w:t>
      </w:r>
      <w:r w:rsidR="00FE653A" w:rsidRPr="00FE653A">
        <w:rPr>
          <w:i/>
          <w:iCs/>
        </w:rPr>
        <w:t>p</w:t>
      </w:r>
      <w:r w:rsidR="00FE653A">
        <w:t xml:space="preserve">-hacking, researcher degrees of freedom, garden of forking paths), in which researchers </w:t>
      </w:r>
      <w:r w:rsidR="00DB7DF6">
        <w:t xml:space="preserve">fail to disclose that they </w:t>
      </w:r>
      <w:r w:rsidR="00FE653A">
        <w:t>fuddle</w:t>
      </w:r>
      <w:r w:rsidR="00DB7DF6">
        <w:t>d</w:t>
      </w:r>
      <w:r w:rsidR="00FE653A">
        <w:t xml:space="preserve"> with their data or analysis to produce statistically significant results, as well as </w:t>
      </w:r>
      <w:proofErr w:type="spellStart"/>
      <w:r w:rsidR="00FE653A">
        <w:t>HARKing</w:t>
      </w:r>
      <w:proofErr w:type="spellEnd"/>
      <w:r w:rsidR="00FE653A">
        <w:t xml:space="preserve"> (hypothesizing after results are known; CITE), in which researchers reframe exploratory findings as though they were confirmatory.</w:t>
      </w:r>
    </w:p>
    <w:p w14:paraId="66E61C9D" w14:textId="77777777" w:rsidR="00FE653A" w:rsidRDefault="00FE653A"/>
    <w:p w14:paraId="5B078154" w14:textId="3180C289" w:rsidR="003213B6" w:rsidRDefault="00DB7DF6">
      <w:r>
        <w:t>Most proponents of preregistration have recognized that the distinction between confirmatory and exploratory</w:t>
      </w:r>
      <w:r w:rsidR="00D24495">
        <w:rPr>
          <w:rStyle w:val="FootnoteReference"/>
        </w:rPr>
        <w:footnoteReference w:id="1"/>
      </w:r>
      <w:r>
        <w:t xml:space="preserve"> is not always so clear in practice (CITE). Accordingly, many have moved away from emphasizing the distinction in </w:t>
      </w:r>
      <w:r w:rsidR="00015999">
        <w:t xml:space="preserve">the context of preregistration in </w:t>
      </w:r>
      <w:r>
        <w:t xml:space="preserve">favor of a distinction between data-independent and data-dependent decision-making (CITE). Nevertheless, the </w:t>
      </w:r>
      <w:r>
        <w:lastRenderedPageBreak/>
        <w:t xml:space="preserve">confirmatory/exploratory distinction was prominent </w:t>
      </w:r>
      <w:r w:rsidR="009D495A">
        <w:t xml:space="preserve">as preregistration was gaining momentum. </w:t>
      </w:r>
      <w:r w:rsidR="003213B6">
        <w:t xml:space="preserve">Despite proponents </w:t>
      </w:r>
      <w:r w:rsidR="009D495A">
        <w:t xml:space="preserve">of preregistration </w:t>
      </w:r>
      <w:r w:rsidR="003213B6">
        <w:t>arguing to the contrary</w:t>
      </w:r>
      <w:r w:rsidR="009D495A">
        <w:t xml:space="preserve"> (CITE)</w:t>
      </w:r>
      <w:r w:rsidR="003213B6">
        <w:t xml:space="preserve">, </w:t>
      </w:r>
      <w:r w:rsidR="009D495A">
        <w:t xml:space="preserve">there were quickly </w:t>
      </w:r>
      <w:r w:rsidR="003213B6">
        <w:t xml:space="preserve">concerns </w:t>
      </w:r>
      <w:r w:rsidR="009D495A">
        <w:t xml:space="preserve">expressed that preregistration would both </w:t>
      </w:r>
      <w:r w:rsidR="009D495A" w:rsidRPr="007E6833">
        <w:rPr>
          <w:i/>
          <w:iCs/>
        </w:rPr>
        <w:t>restrict</w:t>
      </w:r>
      <w:r w:rsidR="009D495A">
        <w:t xml:space="preserve"> </w:t>
      </w:r>
      <w:r w:rsidR="007E6833">
        <w:t xml:space="preserve">and </w:t>
      </w:r>
      <w:r w:rsidR="007E6833" w:rsidRPr="007E6833">
        <w:rPr>
          <w:i/>
          <w:iCs/>
        </w:rPr>
        <w:t>devalue</w:t>
      </w:r>
      <w:r w:rsidR="007E6833">
        <w:t xml:space="preserve"> </w:t>
      </w:r>
      <w:r w:rsidR="009D495A">
        <w:t xml:space="preserve">exploratory research. The message </w:t>
      </w:r>
      <w:r w:rsidR="006E1238">
        <w:t xml:space="preserve">about the utility of preregistration </w:t>
      </w:r>
      <w:r w:rsidR="009D495A">
        <w:t xml:space="preserve">was taken as though only confirmatory research via preregistration was research worth doing. </w:t>
      </w:r>
      <w:r w:rsidR="003213B6">
        <w:t xml:space="preserve"> </w:t>
      </w:r>
    </w:p>
    <w:p w14:paraId="00385E46" w14:textId="77777777" w:rsidR="003213B6" w:rsidRDefault="003213B6"/>
    <w:p w14:paraId="176053F4" w14:textId="2FE49CF5" w:rsidR="00716C4D" w:rsidRDefault="00015999">
      <w:r>
        <w:t>A similar concern has been expressed about Registered Reports (CITE). Registered Reports are a more extreme version of preregistration, in which the manuscript review process is separated into two distinct sections: Stage 1, consisting of the Introduction, Method, and Planned Analyses, prepared prior to executing the study; and Stage 2, consisting of the previous sections plus the Results and Discussion, following completion of the study. Review platforms</w:t>
      </w:r>
      <w:r w:rsidR="00230FBE">
        <w:rPr>
          <w:rStyle w:val="FootnoteReference"/>
        </w:rPr>
        <w:footnoteReference w:id="2"/>
      </w:r>
      <w:r>
        <w:t xml:space="preserve"> make acceptance decisions based on the Stage 1 manuscript and review process, addressing the question: will this study produce worthwhile knowledge, regardless of the results? If the answer is yes, then the review platform agrees to </w:t>
      </w:r>
      <w:r w:rsidR="006E1238">
        <w:t>accept</w:t>
      </w:r>
      <w:r>
        <w:t xml:space="preserve"> the full Stage 2 once complete regardless of the results. Registered Reports are intended to address the problem of publication bias, or the fact that the published literature does not adequately represent the universe of studies completed, but rather </w:t>
      </w:r>
      <w:r w:rsidR="006E1238">
        <w:t>studies have</w:t>
      </w:r>
      <w:r>
        <w:t xml:space="preserve"> been selected vi</w:t>
      </w:r>
      <w:r w:rsidR="00312E7E">
        <w:t>a</w:t>
      </w:r>
      <w:r>
        <w:t xml:space="preserve"> a biased process (most typically </w:t>
      </w:r>
      <w:r w:rsidR="007E6833">
        <w:t xml:space="preserve">in favor of </w:t>
      </w:r>
      <w:r>
        <w:t xml:space="preserve">statistically significant findings). </w:t>
      </w:r>
      <w:r w:rsidR="00312E7E">
        <w:t xml:space="preserve">Addressing the problem of publication bias reduces the motivation to engage in questionable research practices, </w:t>
      </w:r>
      <w:proofErr w:type="spellStart"/>
      <w:r w:rsidR="00312E7E">
        <w:t>HARKing</w:t>
      </w:r>
      <w:proofErr w:type="spellEnd"/>
      <w:r w:rsidR="00312E7E">
        <w:t xml:space="preserve">, and other unscientific behaviors. </w:t>
      </w:r>
    </w:p>
    <w:p w14:paraId="309573F8" w14:textId="77777777" w:rsidR="00716C4D" w:rsidRDefault="00716C4D"/>
    <w:p w14:paraId="40E471A9" w14:textId="27DB1ED0" w:rsidR="00015999" w:rsidRDefault="00716C4D">
      <w:r>
        <w:t xml:space="preserve">Registered Reports make a very clear distinction between data-independent and data-dependent decision making, or loosely confirmatory and exploratory, because anything not specified in the Stage 1 manuscript is exploratory. </w:t>
      </w:r>
      <w:r w:rsidR="00AB47D1">
        <w:t>Importantly, there is absolutely no restriction on includ</w:t>
      </w:r>
      <w:r w:rsidR="006E1238">
        <w:t>ing</w:t>
      </w:r>
      <w:r w:rsidR="00AB47D1">
        <w:t xml:space="preserve"> exploratory analyses within Registered Reports. Researchers are free to add whatever they wish, within reason, so long as they are </w:t>
      </w:r>
      <w:proofErr w:type="gramStart"/>
      <w:r w:rsidR="00AB47D1">
        <w:t>clearer</w:t>
      </w:r>
      <w:proofErr w:type="gramEnd"/>
      <w:r w:rsidR="00AB47D1">
        <w:t xml:space="preserve"> labeled as such and are not given undue weight when interpreting the full findings of the study</w:t>
      </w:r>
      <w:r w:rsidR="007E6833">
        <w:t xml:space="preserve"> (CITE)</w:t>
      </w:r>
      <w:r w:rsidR="00AB47D1">
        <w:t xml:space="preserve">. </w:t>
      </w:r>
    </w:p>
    <w:p w14:paraId="40A097C1" w14:textId="77777777" w:rsidR="00876E43" w:rsidRDefault="00876E43"/>
    <w:p w14:paraId="2324E2B4" w14:textId="4938B587" w:rsidR="00876E43" w:rsidRDefault="00876E43">
      <w:r>
        <w:t>Nevertheless, Registered Reports are confirmatory-focused, and indeed use language and procedures that are much more aligned with quantitative hypothesis-testing approaches compared to other approach</w:t>
      </w:r>
      <w:r w:rsidR="006E1238">
        <w:t>es</w:t>
      </w:r>
      <w:r>
        <w:t>. That said, Registered Reports can and have been used with a wide variety of research designs, including qualitative studies (CITE), secondary data, (CITE), meta-analyses (CITE), and many more. Concerns about the heavy focus on confirmatory approaches led to the development of a companion format, Exploratory Reports, wherein researchers largely eschew inferential statistics in favor of extensive descriptive statistics and data visualizations</w:t>
      </w:r>
      <w:r w:rsidR="00E31AAB">
        <w:t xml:space="preserve"> (CITE). </w:t>
      </w:r>
      <w:proofErr w:type="gramStart"/>
      <w:r w:rsidR="00E31AAB">
        <w:t xml:space="preserve">Despite </w:t>
      </w:r>
      <w:r w:rsidR="00230FBE">
        <w:t>the fact that</w:t>
      </w:r>
      <w:proofErr w:type="gramEnd"/>
      <w:r w:rsidR="00E31AAB">
        <w:t xml:space="preserve"> they were introduced many years ago, Exploratory Reports have been taken up by few review platforms and are seldom used. </w:t>
      </w:r>
    </w:p>
    <w:p w14:paraId="09B440C5" w14:textId="77777777" w:rsidR="00015999" w:rsidRDefault="00015999"/>
    <w:p w14:paraId="457FD946" w14:textId="7E3B471B" w:rsidR="009C606C" w:rsidRDefault="009C606C" w:rsidP="009C606C">
      <w:r>
        <w:t xml:space="preserve">Taken together, both preregistration and Registered Reports seek to improve </w:t>
      </w:r>
      <w:proofErr w:type="gramStart"/>
      <w:r>
        <w:t>the transparency</w:t>
      </w:r>
      <w:proofErr w:type="gramEnd"/>
      <w:r>
        <w:t xml:space="preserve"> and clarity with which researchers describe the epistemic status of their work. The intention is </w:t>
      </w:r>
      <w:r w:rsidRPr="009C606C">
        <w:rPr>
          <w:i/>
          <w:iCs/>
        </w:rPr>
        <w:t>not</w:t>
      </w:r>
      <w:r>
        <w:t xml:space="preserve"> to favor one form of inquiry over another, although we recognize that in practice this could very well be what happens. Rather, the intention is to support clearer delineation of confirmatory/planned and exploratory/unplanned analyses via a dedicated subsection of the Results section or clear and specific language that denotes an analysis as exploratory.</w:t>
      </w:r>
      <w:r w:rsidR="00BE5BCE">
        <w:t xml:space="preserve"> Despite many </w:t>
      </w:r>
      <w:r w:rsidR="007E6833">
        <w:t xml:space="preserve">proponents of </w:t>
      </w:r>
      <w:r w:rsidR="007E6833">
        <w:lastRenderedPageBreak/>
        <w:t>preregistration</w:t>
      </w:r>
      <w:r w:rsidR="00BE5BCE">
        <w:t xml:space="preserve"> being clear about this intention (CITE), concerns persist (CITE). </w:t>
      </w:r>
      <w:r w:rsidR="000204FB">
        <w:t xml:space="preserve">As an ostensibly empirical science, however, at some point concerns need to be adjudicated via data. </w:t>
      </w:r>
    </w:p>
    <w:p w14:paraId="5271CB80" w14:textId="77777777" w:rsidR="000204FB" w:rsidRDefault="000204FB" w:rsidP="009C606C"/>
    <w:p w14:paraId="6A38455F" w14:textId="5D3B56E1" w:rsidR="000204FB" w:rsidRPr="000204FB" w:rsidRDefault="000204FB" w:rsidP="009C606C">
      <w:pPr>
        <w:rPr>
          <w:b/>
          <w:bCs/>
        </w:rPr>
      </w:pPr>
      <w:r w:rsidRPr="000204FB">
        <w:rPr>
          <w:b/>
          <w:bCs/>
        </w:rPr>
        <w:t>The Present Study</w:t>
      </w:r>
    </w:p>
    <w:p w14:paraId="28D216BE" w14:textId="77777777" w:rsidR="00871B92" w:rsidRDefault="00871B92"/>
    <w:p w14:paraId="5ACF8A63" w14:textId="6E92A4D6" w:rsidR="003F2715" w:rsidRDefault="006E1238">
      <w:r>
        <w:t xml:space="preserve">The purpose of the present study is to conduct an initial investigation into whether preregistration and Registered Reports restrict exploratory research. </w:t>
      </w:r>
      <w:r w:rsidR="004E23BB">
        <w:t>We do so by comparing the prevalence of exploratory research across articles with preregistered studies, Registered Reports, and traditional articles</w:t>
      </w:r>
      <w:r w:rsidR="000B5C7C">
        <w:t xml:space="preserve">. The purpose of the study is not to get a population estimate of exploratory research in </w:t>
      </w:r>
      <w:proofErr w:type="gramStart"/>
      <w:r w:rsidR="000B5C7C">
        <w:t>psychology, but</w:t>
      </w:r>
      <w:proofErr w:type="gramEnd"/>
      <w:r w:rsidR="000B5C7C">
        <w:t xml:space="preserve"> rather examine the specific claims that registration would lead to a decrease in exploratory research. </w:t>
      </w:r>
      <w:r w:rsidR="004E23BB">
        <w:t xml:space="preserve"> </w:t>
      </w:r>
    </w:p>
    <w:p w14:paraId="0BDE7F74" w14:textId="77777777" w:rsidR="003F2715" w:rsidRDefault="003F2715"/>
    <w:p w14:paraId="38994EB7" w14:textId="02CE53E8" w:rsidR="00AD5C20" w:rsidRDefault="00AD5C20" w:rsidP="00AD5C20">
      <w:r>
        <w:t xml:space="preserve">The practice of preregistration has been popularized in part because researchers were not transparent about the fact that their confirmatory tests were </w:t>
      </w:r>
      <w:proofErr w:type="gramStart"/>
      <w:r>
        <w:t>actually exploratory</w:t>
      </w:r>
      <w:proofErr w:type="gramEnd"/>
      <w:r>
        <w:t xml:space="preserve">. Given the central role of transparency for preregistration and Registered Reports, on average they ought to be more transparent in their reporting and therefore more likely to accurately label exploratory analyses as such. Given the sorry state of reporting and transparent disclosures of deviations in preregistration (CITE), this may not actually be the case in practice. Registered Reports, however, are much more regulated and should have clear and transparent reporting. </w:t>
      </w:r>
      <w:r w:rsidR="000B5C7C">
        <w:t xml:space="preserve">Thus, we should see a greater frequency of exploratory research in Registered Reports compared with preregistered and traditional articles. </w:t>
      </w:r>
    </w:p>
    <w:p w14:paraId="7784B178" w14:textId="77777777" w:rsidR="00AD5C20" w:rsidRDefault="00AD5C20"/>
    <w:p w14:paraId="4A7EFB04" w14:textId="18DD5350" w:rsidR="00D43D4C" w:rsidRDefault="00D43D4C">
      <w:r>
        <w:t xml:space="preserve">The competing views on </w:t>
      </w:r>
      <w:r w:rsidR="00524722">
        <w:t>the practice of registration and its relation to exploratory research</w:t>
      </w:r>
      <w:r>
        <w:t xml:space="preserve"> would lead to two divergent data patterns:</w:t>
      </w:r>
    </w:p>
    <w:p w14:paraId="590C0459" w14:textId="77777777" w:rsidR="00D43D4C" w:rsidRDefault="00D43D4C"/>
    <w:p w14:paraId="44BB9912" w14:textId="02BB64DC" w:rsidR="00D43D4C" w:rsidRDefault="00D43D4C" w:rsidP="00D43D4C">
      <w:pPr>
        <w:pStyle w:val="ListParagraph"/>
        <w:numPr>
          <w:ilvl w:val="0"/>
          <w:numId w:val="1"/>
        </w:numPr>
        <w:ind w:left="360"/>
      </w:pPr>
      <w:r>
        <w:t xml:space="preserve">If registration restricts exploratory research, then traditional articles should include a greater frequency of exploratory research than preregistered studies or Registered Reports (Figure 1a). </w:t>
      </w:r>
    </w:p>
    <w:p w14:paraId="6BEC105E" w14:textId="77777777" w:rsidR="00D43D4C" w:rsidRDefault="00D43D4C" w:rsidP="00D43D4C">
      <w:pPr>
        <w:ind w:left="360"/>
      </w:pPr>
    </w:p>
    <w:p w14:paraId="5A3CD544" w14:textId="504FFF4C" w:rsidR="00D43D4C" w:rsidRDefault="00D43D4C" w:rsidP="00D43D4C">
      <w:pPr>
        <w:pStyle w:val="ListParagraph"/>
        <w:numPr>
          <w:ilvl w:val="0"/>
          <w:numId w:val="1"/>
        </w:numPr>
        <w:ind w:left="360"/>
      </w:pPr>
      <w:r>
        <w:t xml:space="preserve">If registration clarifies the status of exploratory research, then preregistered studies and Registered Reports should include a greater frequency of exploratory research than traditional articles (Figure 1b). </w:t>
      </w:r>
    </w:p>
    <w:p w14:paraId="1FDFD234" w14:textId="77777777" w:rsidR="00D43D4C" w:rsidRDefault="00D43D4C"/>
    <w:p w14:paraId="70C39ECA" w14:textId="4A99D1DF" w:rsidR="00D43D4C" w:rsidRDefault="00D43D4C" w:rsidP="00D43D4C">
      <w:r>
        <w:t xml:space="preserve">There are some additional possibilities that take into consideration the fact that practices </w:t>
      </w:r>
      <w:r w:rsidR="000B5C7C">
        <w:t xml:space="preserve">may </w:t>
      </w:r>
      <w:r>
        <w:t>have changed over time</w:t>
      </w:r>
    </w:p>
    <w:p w14:paraId="39F8120A" w14:textId="77777777" w:rsidR="00D43D4C" w:rsidRDefault="00D43D4C" w:rsidP="00D43D4C"/>
    <w:p w14:paraId="275B7769" w14:textId="3A5D9052" w:rsidR="00D43D4C" w:rsidRDefault="00D43D4C" w:rsidP="00AD5C20">
      <w:pPr>
        <w:pStyle w:val="ListParagraph"/>
        <w:numPr>
          <w:ilvl w:val="0"/>
          <w:numId w:val="1"/>
        </w:numPr>
        <w:ind w:left="360"/>
      </w:pPr>
      <w:r>
        <w:t xml:space="preserve">Because of the heightened interest in transparent reporting over the last 15 years, we may expect to see traditional articles also labeling analyses as exploratory. This would only be the case, however, after preregistration had been broadly adopted, suggesting a possible change in researchers’ reporting over time in non-reregistered studies (Figure 1c). </w:t>
      </w:r>
      <w:r w:rsidR="000B5C7C">
        <w:t xml:space="preserve">An additional consideration here is that perhaps the popularity of registration has led to an overall decrease in </w:t>
      </w:r>
      <w:proofErr w:type="gramStart"/>
      <w:r w:rsidR="000B5C7C">
        <w:t>exploratory research</w:t>
      </w:r>
      <w:proofErr w:type="gramEnd"/>
      <w:r w:rsidR="000B5C7C">
        <w:t xml:space="preserve">, even within traditional articles. Including an analysis of traditional articles prior to the implementation of registration in psychology would address this point. </w:t>
      </w:r>
    </w:p>
    <w:p w14:paraId="7B00BCA3" w14:textId="77777777" w:rsidR="00D43D4C" w:rsidRDefault="00D43D4C" w:rsidP="00AD5C20">
      <w:pPr>
        <w:ind w:left="360"/>
      </w:pPr>
    </w:p>
    <w:p w14:paraId="492D6270" w14:textId="3A05F259" w:rsidR="00D43D4C" w:rsidRDefault="00AD5C20" w:rsidP="00AD5C20">
      <w:pPr>
        <w:pStyle w:val="ListParagraph"/>
        <w:numPr>
          <w:ilvl w:val="0"/>
          <w:numId w:val="1"/>
        </w:numPr>
        <w:ind w:left="360"/>
      </w:pPr>
      <w:r>
        <w:t xml:space="preserve">In the early days of registration in psychology, most people did not really know what they were doing and some may have had more rigid views </w:t>
      </w:r>
      <w:proofErr w:type="gramStart"/>
      <w:r>
        <w:t>about</w:t>
      </w:r>
      <w:proofErr w:type="gramEnd"/>
      <w:r>
        <w:t xml:space="preserve"> was permissible to include in registered studies. Thus, there could be less exploratory research when the practices were initially adopted but have subsequently increased over time (Figure 1d)</w:t>
      </w:r>
    </w:p>
    <w:p w14:paraId="47DFE05C" w14:textId="77777777" w:rsidR="002148BD" w:rsidRDefault="002148BD"/>
    <w:p w14:paraId="5A8B99C0" w14:textId="77777777" w:rsidR="009123AA" w:rsidRDefault="009123AA"/>
    <w:p w14:paraId="2C7B4E72" w14:textId="77777777" w:rsidR="0062125F" w:rsidRDefault="0062125F"/>
    <w:p w14:paraId="3CBB8E6E" w14:textId="470F6D73" w:rsidR="002148BD" w:rsidRPr="002148BD" w:rsidRDefault="002148BD" w:rsidP="002148BD">
      <w:pPr>
        <w:jc w:val="center"/>
        <w:rPr>
          <w:b/>
          <w:bCs/>
        </w:rPr>
      </w:pPr>
      <w:r w:rsidRPr="002148BD">
        <w:rPr>
          <w:b/>
          <w:bCs/>
        </w:rPr>
        <w:t>Method</w:t>
      </w:r>
    </w:p>
    <w:p w14:paraId="1083C64C" w14:textId="77777777" w:rsidR="002148BD" w:rsidRDefault="002148BD"/>
    <w:p w14:paraId="2F8682DD" w14:textId="77777777" w:rsidR="004D2F4A" w:rsidRPr="004D2F4A" w:rsidRDefault="004D2F4A" w:rsidP="004D2F4A">
      <w:pPr>
        <w:rPr>
          <w:b/>
          <w:bCs/>
        </w:rPr>
      </w:pPr>
      <w:r w:rsidRPr="004D2F4A">
        <w:rPr>
          <w:b/>
          <w:bCs/>
        </w:rPr>
        <w:t>Article Selection Process</w:t>
      </w:r>
    </w:p>
    <w:p w14:paraId="3E87AA14" w14:textId="77777777" w:rsidR="004D2F4A" w:rsidRDefault="004D2F4A"/>
    <w:p w14:paraId="430F4D61" w14:textId="788D1D93" w:rsidR="004D2F4A" w:rsidRDefault="000305CD">
      <w:r>
        <w:t>The corpus of articles for analysis will consist of three types of articles, defined as follows:</w:t>
      </w:r>
    </w:p>
    <w:p w14:paraId="5C042715" w14:textId="77777777" w:rsidR="000305CD" w:rsidRDefault="000305CD"/>
    <w:p w14:paraId="1FB817AE" w14:textId="04805CE5" w:rsidR="000305CD" w:rsidRDefault="000305CD">
      <w:r w:rsidRPr="000305CD">
        <w:rPr>
          <w:b/>
          <w:bCs/>
        </w:rPr>
        <w:t>Articles reporting a preregistered study (“preregistered articles”):</w:t>
      </w:r>
      <w:r>
        <w:t xml:space="preserve"> An empirical article that includes at least one study, or set of analyses, that is a) stated to be preregistered and b) includes an accessible link to the registration. For multi-study articles, only one of the reported studies needs to be preregistered to be included in this category.</w:t>
      </w:r>
    </w:p>
    <w:p w14:paraId="66D6CE65" w14:textId="77777777" w:rsidR="000305CD" w:rsidRDefault="000305CD"/>
    <w:p w14:paraId="2542FC9F" w14:textId="0DCA9825" w:rsidR="000305CD" w:rsidRDefault="000305CD">
      <w:r w:rsidRPr="000305CD">
        <w:rPr>
          <w:b/>
          <w:bCs/>
        </w:rPr>
        <w:t>Articles reporting a Registered Report (“Registered Reports”):</w:t>
      </w:r>
      <w:r>
        <w:t xml:space="preserve"> An empirical article that includes at least one study that is a) stated</w:t>
      </w:r>
      <w:ins w:id="1" w:author="Moin Syed" w:date="2025-11-14T09:55:00Z" w16du:dateUtc="2025-11-14T15:55:00Z">
        <w:r w:rsidR="006576EC">
          <w:t>, or clearly implied,</w:t>
        </w:r>
      </w:ins>
      <w:r>
        <w:t xml:space="preserve"> to be a Registered Report and b) includes an accessible link to the accepted Stage 1 manuscript. For multi-study articles, only one of the reported studies needs to be a Registered Report to be included in this category.</w:t>
      </w:r>
    </w:p>
    <w:p w14:paraId="61BB54E7" w14:textId="77777777" w:rsidR="000305CD" w:rsidRDefault="000305CD"/>
    <w:p w14:paraId="795C86AA" w14:textId="3316AFD4" w:rsidR="000305CD" w:rsidRDefault="000305CD">
      <w:r w:rsidRPr="000305CD">
        <w:rPr>
          <w:b/>
          <w:bCs/>
        </w:rPr>
        <w:t>Articles with no reported registrations (“traditional articles”):</w:t>
      </w:r>
      <w:r>
        <w:t xml:space="preserve"> An empirical article that includes no statements or link regarding any form of registration. </w:t>
      </w:r>
    </w:p>
    <w:p w14:paraId="3E5E90CE" w14:textId="77777777" w:rsidR="000305CD" w:rsidRDefault="000305CD"/>
    <w:p w14:paraId="6371A6D0" w14:textId="0E00D7E8" w:rsidR="002148BD" w:rsidRDefault="000305CD">
      <w:r>
        <w:t xml:space="preserve">For all three types of articles, </w:t>
      </w:r>
      <w:r w:rsidR="006857EC">
        <w:t>any type of</w:t>
      </w:r>
      <w:r>
        <w:t xml:space="preserve"> empirical stud</w:t>
      </w:r>
      <w:r w:rsidR="006857EC">
        <w:t>y</w:t>
      </w:r>
      <w:r>
        <w:t xml:space="preserve"> will be included, whether quantitative, qualitative, mixed methods, or meta-analyses. </w:t>
      </w:r>
    </w:p>
    <w:p w14:paraId="04FF2593" w14:textId="77777777" w:rsidR="000305CD" w:rsidRDefault="000305CD"/>
    <w:p w14:paraId="46FFBB69" w14:textId="7F664035" w:rsidR="003F6594" w:rsidRDefault="00A05726">
      <w:r>
        <w:t>Most of the meta-scientific research</w:t>
      </w:r>
      <w:r w:rsidR="006857EC">
        <w:t xml:space="preserve"> on preregistration</w:t>
      </w:r>
      <w:r>
        <w:t xml:space="preserve"> has relied on</w:t>
      </w:r>
      <w:r w:rsidR="006857EC">
        <w:t xml:space="preserve"> one of two datasets: articles that were 1) part of the Center for Open Science Preregistration Challenge</w:t>
      </w:r>
      <w:r w:rsidR="003F6594">
        <w:t xml:space="preserve"> or </w:t>
      </w:r>
      <w:r w:rsidR="006857EC">
        <w:t>2) included in a public d</w:t>
      </w:r>
      <w:r w:rsidR="003F6594">
        <w:t>atabase</w:t>
      </w:r>
      <w:r w:rsidR="006857EC">
        <w:t xml:space="preserve"> listing articles that received a preregistration badge. Both are limited: the Preregistration Challenge was a unique experience with specific guidelines and a review process by the Center for Open Science. The badge database</w:t>
      </w:r>
      <w:r w:rsidR="003F6594">
        <w:t xml:space="preserve"> </w:t>
      </w:r>
      <w:r w:rsidR="006857EC">
        <w:t>includes articles published only up to</w:t>
      </w:r>
      <w:r w:rsidR="003F6594">
        <w:t xml:space="preserve"> 2020. </w:t>
      </w:r>
    </w:p>
    <w:p w14:paraId="6DF381EE" w14:textId="77777777" w:rsidR="006857EC" w:rsidRDefault="006857EC"/>
    <w:p w14:paraId="0AEE1F94" w14:textId="3346764F" w:rsidR="006857EC" w:rsidRDefault="002863B8">
      <w:r>
        <w:t xml:space="preserve">The reason these limited resources have been used is that identifying a proper set of articles is no easy task. We adopt an approach that we believe is well-suited to our research questions. </w:t>
      </w:r>
    </w:p>
    <w:p w14:paraId="68092043" w14:textId="77777777" w:rsidR="002863B8" w:rsidRDefault="002863B8"/>
    <w:p w14:paraId="25A777A2" w14:textId="7B02DDD5" w:rsidR="002863B8" w:rsidRDefault="002863B8">
      <w:r>
        <w:t xml:space="preserve">We will first start with journals that are documented to publish Registered Reports. These journals are a good starting point, because publishing Registered Reports is a strong signal that the journal values </w:t>
      </w:r>
      <w:r w:rsidR="00EF5C8D">
        <w:t xml:space="preserve">registration for empirical studies. Accordingly, if the criticism that registration restricts exploratory work is true, it should be most evident in the articles published in these journals. </w:t>
      </w:r>
    </w:p>
    <w:p w14:paraId="13EEB9C6" w14:textId="77777777" w:rsidR="002863B8" w:rsidRDefault="002863B8"/>
    <w:p w14:paraId="7F5338D2" w14:textId="77E102C7" w:rsidR="00EF5C8D" w:rsidRDefault="003F6594">
      <w:r>
        <w:t>Liu et al.</w:t>
      </w:r>
      <w:r w:rsidR="00EF5C8D">
        <w:t xml:space="preserve"> (CITE)</w:t>
      </w:r>
      <w:r>
        <w:t xml:space="preserve"> </w:t>
      </w:r>
      <w:r w:rsidR="00EF5C8D">
        <w:t xml:space="preserve">recently published a metascientific study of Registered Reports in </w:t>
      </w:r>
      <w:r>
        <w:t>psychology</w:t>
      </w:r>
      <w:r w:rsidR="00EF5C8D">
        <w:t xml:space="preserve"> that serves as a useful starting point. Through their search process, they identified 47 journals that publish Registered Reports </w:t>
      </w:r>
      <w:del w:id="2" w:author="Moin Syed" w:date="2025-11-14T09:57:00Z" w16du:dateUtc="2025-11-14T15:57:00Z">
        <w:r w:rsidR="00EF5C8D" w:rsidDel="006576EC">
          <w:delText>in psychology and are indexed by</w:delText>
        </w:r>
      </w:del>
      <w:ins w:id="3" w:author="Moin Syed" w:date="2025-11-14T09:57:00Z" w16du:dateUtc="2025-11-14T15:57:00Z">
        <w:r w:rsidR="006576EC">
          <w:t xml:space="preserve">and were classified as psychology journals by the 2023 Clarivate Journal Citation Report (see list here </w:t>
        </w:r>
      </w:ins>
      <w:ins w:id="4" w:author="Moin Syed" w:date="2025-11-14T09:58:00Z" w16du:dateUtc="2025-11-14T15:58:00Z">
        <w:r w:rsidR="006576EC">
          <w:t>XXXX</w:t>
        </w:r>
      </w:ins>
      <w:ins w:id="5" w:author="Moin Syed" w:date="2025-11-14T09:57:00Z" w16du:dateUtc="2025-11-14T15:57:00Z">
        <w:r w:rsidR="006576EC">
          <w:t xml:space="preserve">). </w:t>
        </w:r>
      </w:ins>
      <w:del w:id="6" w:author="Moin Syed" w:date="2025-11-14T09:57:00Z" w16du:dateUtc="2025-11-14T15:57:00Z">
        <w:r w:rsidR="00EF5C8D" w:rsidDel="006576EC">
          <w:delText xml:space="preserve"> XXXX.</w:delText>
        </w:r>
      </w:del>
      <w:r w:rsidR="00EF5C8D">
        <w:t xml:space="preserve"> This is clearly not an exhaustive list, as some journals that publish the format were not included</w:t>
      </w:r>
      <w:r w:rsidR="00EF5C8D">
        <w:rPr>
          <w:rStyle w:val="FootnoteReference"/>
        </w:rPr>
        <w:footnoteReference w:id="3"/>
      </w:r>
      <w:r w:rsidR="00EF5C8D">
        <w:t>. This is not a problem for the current study, as we are not seeking to generate population estimates of how often exploratory work is published</w:t>
      </w:r>
      <w:ins w:id="7" w:author="Moin Syed" w:date="2025-11-14T09:58:00Z" w16du:dateUtc="2025-11-14T15:58:00Z">
        <w:r w:rsidR="006576EC">
          <w:t xml:space="preserve"> in the literature, but rather the relative prevalence of exploratory work in different article types</w:t>
        </w:r>
      </w:ins>
      <w:r w:rsidR="00EF5C8D">
        <w:t xml:space="preserve">. </w:t>
      </w:r>
    </w:p>
    <w:p w14:paraId="4683CF8D" w14:textId="77777777" w:rsidR="00EF5C8D" w:rsidRDefault="00EF5C8D"/>
    <w:p w14:paraId="1CD30211" w14:textId="2C13C5C0" w:rsidR="003F6594" w:rsidRDefault="00EF5C8D">
      <w:r>
        <w:lastRenderedPageBreak/>
        <w:t xml:space="preserve">Within these journals, they identified 237 Registered Reports published up to April 1, 2023, with the first published Registered Report appearing in </w:t>
      </w:r>
      <w:r w:rsidRPr="00EF5C8D">
        <w:rPr>
          <w:i/>
          <w:iCs/>
        </w:rPr>
        <w:t>Cortex</w:t>
      </w:r>
      <w:r>
        <w:t xml:space="preserve"> </w:t>
      </w:r>
      <w:r w:rsidRPr="003F6594">
        <w:t>on February 13, 2015</w:t>
      </w:r>
      <w:ins w:id="8" w:author="Moin Syed" w:date="2025-11-14T10:06:00Z" w16du:dateUtc="2025-11-14T16:06:00Z">
        <w:r w:rsidR="00DE357C">
          <w:rPr>
            <w:rStyle w:val="FootnoteReference"/>
          </w:rPr>
          <w:footnoteReference w:id="4"/>
        </w:r>
        <w:r w:rsidR="00DE357C">
          <w:t>.</w:t>
        </w:r>
      </w:ins>
      <w:del w:id="13" w:author="Moin Syed" w:date="2025-11-14T10:06:00Z" w16du:dateUtc="2025-11-14T16:06:00Z">
        <w:r w:rsidDel="00DE357C">
          <w:delText xml:space="preserve"> (NOTE, THIS IS NOT THE FIRST RR).</w:delText>
        </w:r>
      </w:del>
      <w:r>
        <w:t xml:space="preserve"> </w:t>
      </w:r>
    </w:p>
    <w:p w14:paraId="56EFF910" w14:textId="77777777" w:rsidR="00EF5C8D" w:rsidRDefault="00EF5C8D"/>
    <w:p w14:paraId="1ECDE3B3" w14:textId="2665A76A" w:rsidR="003F6594" w:rsidRDefault="00675409">
      <w:r>
        <w:t xml:space="preserve">The articles identified by Liu et al. (CITE) will be our initial set, which will be augmented by a manual search of the table of contents of the 47 journals for additional Registered Reports published between April 1, </w:t>
      </w:r>
      <w:proofErr w:type="gramStart"/>
      <w:r>
        <w:t>2023</w:t>
      </w:r>
      <w:proofErr w:type="gramEnd"/>
      <w:r>
        <w:t xml:space="preserve"> and April 1, 2026. Any additional Registered Reports identified will be added to the Liu et al. set. All articles </w:t>
      </w:r>
      <w:proofErr w:type="gramStart"/>
      <w:r>
        <w:t>include</w:t>
      </w:r>
      <w:proofErr w:type="gramEnd"/>
      <w:r>
        <w:t xml:space="preserve"> in this set will be examined by the authorship team to ensure they meet the criteria of a Registered Report given previously. </w:t>
      </w:r>
    </w:p>
    <w:p w14:paraId="0254411B" w14:textId="77777777" w:rsidR="00675409" w:rsidRDefault="00675409"/>
    <w:p w14:paraId="71EDA23D" w14:textId="5D64F17A" w:rsidR="00675409" w:rsidRDefault="00675409">
      <w:r>
        <w:t xml:space="preserve">From this final set, which should consist of at least 300 articles, we will randomly select 50 articles for further analysis. Using these 50, we will locate companion articles for the preregistered and traditional articles, 50 of each, for a total of 150 articles in the analytic set. </w:t>
      </w:r>
    </w:p>
    <w:p w14:paraId="229F042E" w14:textId="77777777" w:rsidR="00675409" w:rsidRDefault="00675409"/>
    <w:p w14:paraId="6AC9DC85" w14:textId="6910A4C3" w:rsidR="00675409" w:rsidRDefault="00675409">
      <w:r>
        <w:t xml:space="preserve">Companion articles will be selected from the same issue as the Registered Report, when possible, starting from the top of the Table of Contents. If no companion article is available </w:t>
      </w:r>
      <w:proofErr w:type="gramStart"/>
      <w:r>
        <w:t>in</w:t>
      </w:r>
      <w:proofErr w:type="gramEnd"/>
      <w:r>
        <w:t xml:space="preserve"> the same issue, we will move to the prior </w:t>
      </w:r>
      <w:proofErr w:type="gramStart"/>
      <w:r>
        <w:t>issue, and</w:t>
      </w:r>
      <w:proofErr w:type="gramEnd"/>
      <w:r>
        <w:t xml:space="preserve"> continue to do so until companions are identified. </w:t>
      </w:r>
    </w:p>
    <w:p w14:paraId="022C1898" w14:textId="77777777" w:rsidR="002C0D88" w:rsidRDefault="002C0D88"/>
    <w:p w14:paraId="50254B33" w14:textId="19FFD85D" w:rsidR="003F6594" w:rsidRDefault="00675409">
      <w:r>
        <w:t xml:space="preserve">Finally, we will add an additional sample of 50 articles published in 2010, selecting from the same journals as the Registered Reports. Because registration </w:t>
      </w:r>
      <w:proofErr w:type="gramStart"/>
      <w:r>
        <w:t>had</w:t>
      </w:r>
      <w:proofErr w:type="gramEnd"/>
      <w:r>
        <w:t xml:space="preserve"> not yet been introduced to psychology, </w:t>
      </w:r>
      <w:proofErr w:type="gramStart"/>
      <w:r>
        <w:t>all of</w:t>
      </w:r>
      <w:proofErr w:type="gramEnd"/>
      <w:r>
        <w:t xml:space="preserve"> these articles will be traditional. Empirical articles from the first issue of the journal published in 2010 will be selected</w:t>
      </w:r>
      <w:r w:rsidR="009D15C7">
        <w:t>, starting from the top of the Table of Contents</w:t>
      </w:r>
      <w:r>
        <w:t xml:space="preserve">. </w:t>
      </w:r>
    </w:p>
    <w:p w14:paraId="345D8DDE" w14:textId="77777777" w:rsidR="00674CC9" w:rsidRDefault="00674CC9"/>
    <w:p w14:paraId="0CD0FC79" w14:textId="42692211" w:rsidR="00674CC9" w:rsidRDefault="008E083B">
      <w:r>
        <w:t xml:space="preserve">Power analysis? </w:t>
      </w:r>
      <w:proofErr w:type="gramStart"/>
      <w:r>
        <w:t>Certainly</w:t>
      </w:r>
      <w:proofErr w:type="gramEnd"/>
      <w:r>
        <w:t xml:space="preserve"> given the arguments, we would expect a large effect. But what minimum should we care about? If there is less, might it be a trade-off for other benefits?</w:t>
      </w:r>
    </w:p>
    <w:p w14:paraId="650B4846" w14:textId="77777777" w:rsidR="00674CC9" w:rsidRDefault="00674CC9"/>
    <w:p w14:paraId="2A796274" w14:textId="77777777" w:rsidR="000305CD" w:rsidRDefault="000305CD" w:rsidP="000305CD">
      <w:r>
        <w:t xml:space="preserve">Purpose is not to get a population estimate about </w:t>
      </w:r>
      <w:proofErr w:type="gramStart"/>
      <w:r>
        <w:t>frequencies, but</w:t>
      </w:r>
      <w:proofErr w:type="gramEnd"/>
      <w:r>
        <w:t xml:space="preserve"> specifically examine the claims that </w:t>
      </w:r>
      <w:proofErr w:type="spellStart"/>
      <w:r>
        <w:t>prereg</w:t>
      </w:r>
      <w:proofErr w:type="spellEnd"/>
      <w:r>
        <w:t xml:space="preserve"> </w:t>
      </w:r>
      <w:proofErr w:type="gramStart"/>
      <w:r>
        <w:t>constrains</w:t>
      </w:r>
      <w:proofErr w:type="gramEnd"/>
      <w:r>
        <w:t xml:space="preserve"> exploratory research. If that is the case, it should be plainly evident, i.e. a large effect, and thus we do not need a huge sample. </w:t>
      </w:r>
    </w:p>
    <w:p w14:paraId="3E3FA3BD" w14:textId="77777777" w:rsidR="000305CD" w:rsidRDefault="000305CD"/>
    <w:p w14:paraId="335C0A9F" w14:textId="573BAA4F" w:rsidR="00F966A3" w:rsidRDefault="00F966A3">
      <w:r>
        <w:t>Need to power for within and between change, and both slopes and intercepts</w:t>
      </w:r>
    </w:p>
    <w:p w14:paraId="22C27B8A" w14:textId="77777777" w:rsidR="00F966A3" w:rsidRDefault="00F966A3"/>
    <w:p w14:paraId="1E04A33D" w14:textId="77777777" w:rsidR="004D2F4A" w:rsidRPr="004D2F4A" w:rsidRDefault="004D2F4A" w:rsidP="004D2F4A">
      <w:pPr>
        <w:rPr>
          <w:b/>
          <w:bCs/>
        </w:rPr>
      </w:pPr>
      <w:r w:rsidRPr="004D2F4A">
        <w:rPr>
          <w:b/>
          <w:bCs/>
        </w:rPr>
        <w:t>Coding Process</w:t>
      </w:r>
    </w:p>
    <w:p w14:paraId="32F72258" w14:textId="77777777" w:rsidR="004D2F4A" w:rsidRDefault="004D2F4A" w:rsidP="004D2F4A"/>
    <w:p w14:paraId="4DED52E0" w14:textId="77777777" w:rsidR="004D2F4A" w:rsidRDefault="004D2F4A" w:rsidP="004D2F4A">
      <w:r>
        <w:t xml:space="preserve">Unit of analysis is paper, not studies. Agnostic about the quality of the </w:t>
      </w:r>
      <w:proofErr w:type="spellStart"/>
      <w:r>
        <w:t>prereg</w:t>
      </w:r>
      <w:proofErr w:type="spellEnd"/>
      <w:r>
        <w:t xml:space="preserve"> itself, but more its rhetorical use</w:t>
      </w:r>
    </w:p>
    <w:p w14:paraId="3B35F7FE" w14:textId="77777777" w:rsidR="0065402C" w:rsidRDefault="0065402C"/>
    <w:p w14:paraId="7E1E4FA9" w14:textId="20F6FED9" w:rsidR="0065402C" w:rsidRDefault="0065402C">
      <w:r>
        <w:t>Explicit mentions of exploratory, unplanned, other words?</w:t>
      </w:r>
      <w:ins w:id="14" w:author="Moin Syed" w:date="2025-11-14T10:39:00Z" w16du:dateUtc="2025-11-14T16:39:00Z">
        <w:r w:rsidR="00051AAA">
          <w:t xml:space="preserve"> </w:t>
        </w:r>
        <w:r w:rsidR="00493222">
          <w:t>D</w:t>
        </w:r>
        <w:r w:rsidR="00051AAA">
          <w:t>iscovered</w:t>
        </w:r>
      </w:ins>
      <w:ins w:id="15" w:author="Moin Syed" w:date="2025-11-14T10:47:00Z" w16du:dateUtc="2025-11-14T16:47:00Z">
        <w:r w:rsidR="00493222">
          <w:t xml:space="preserve">, </w:t>
        </w:r>
        <w:proofErr w:type="spellStart"/>
        <w:r w:rsidR="00493222">
          <w:t>speculaye</w:t>
        </w:r>
      </w:ins>
      <w:proofErr w:type="spellEnd"/>
    </w:p>
    <w:p w14:paraId="7F0832C2" w14:textId="77777777" w:rsidR="0065402C" w:rsidRDefault="0065402C"/>
    <w:p w14:paraId="2B554247" w14:textId="77777777" w:rsidR="00530841" w:rsidRDefault="00530841" w:rsidP="00530841">
      <w:r>
        <w:t xml:space="preserve">Can’t use “as hypothesized” and such, for obvious reasons.  </w:t>
      </w:r>
    </w:p>
    <w:p w14:paraId="66D97AEB" w14:textId="77777777" w:rsidR="00530841" w:rsidRDefault="00530841">
      <w:pPr>
        <w:rPr>
          <w:ins w:id="16" w:author="Moin Syed" w:date="2025-11-14T10:38:00Z" w16du:dateUtc="2025-11-14T16:38:00Z"/>
        </w:rPr>
      </w:pPr>
    </w:p>
    <w:p w14:paraId="686E68A5" w14:textId="26735E33" w:rsidR="006F3828" w:rsidRDefault="006F3828">
      <w:pPr>
        <w:rPr>
          <w:ins w:id="17" w:author="Moin Syed" w:date="2025-11-14T10:38:00Z" w16du:dateUtc="2025-11-14T16:38:00Z"/>
        </w:rPr>
      </w:pPr>
      <w:ins w:id="18" w:author="Moin Syed" w:date="2025-11-14T10:38:00Z" w16du:dateUtc="2025-11-14T16:38:00Z">
        <w:r>
          <w:t>Formal statements of hypotheses</w:t>
        </w:r>
      </w:ins>
    </w:p>
    <w:p w14:paraId="3A79A2D4" w14:textId="77777777" w:rsidR="006F3828" w:rsidRDefault="006F3828">
      <w:pPr>
        <w:rPr>
          <w:ins w:id="19" w:author="Moin Syed" w:date="2025-11-14T10:37:00Z" w16du:dateUtc="2025-11-14T16:37:00Z"/>
        </w:rPr>
      </w:pPr>
    </w:p>
    <w:p w14:paraId="02DDAFC1" w14:textId="11F2FFCC" w:rsidR="006F3828" w:rsidRDefault="006F3828">
      <w:pPr>
        <w:rPr>
          <w:ins w:id="20" w:author="Moin Syed" w:date="2025-11-14T10:42:00Z" w16du:dateUtc="2025-11-14T16:42:00Z"/>
        </w:rPr>
      </w:pPr>
      <w:ins w:id="21" w:author="Moin Syed" w:date="2025-11-14T10:38:00Z" w16du:dateUtc="2025-11-14T16:38:00Z">
        <w:r>
          <w:t xml:space="preserve">Implied statements: </w:t>
        </w:r>
      </w:ins>
      <w:ins w:id="22" w:author="Moin Syed" w:date="2025-11-14T10:37:00Z" w16du:dateUtc="2025-11-14T16:37:00Z">
        <w:r>
          <w:t>Hypothesized, expected, predicted, believed</w:t>
        </w:r>
      </w:ins>
      <w:ins w:id="23" w:author="Moin Syed" w:date="2025-11-14T10:56:00Z" w16du:dateUtc="2025-11-14T16:56:00Z">
        <w:r w:rsidR="00493222">
          <w:t>, in support, consistent with</w:t>
        </w:r>
      </w:ins>
    </w:p>
    <w:p w14:paraId="7975486F" w14:textId="2B18AC9C" w:rsidR="00051AAA" w:rsidRDefault="00051AAA">
      <w:pPr>
        <w:rPr>
          <w:ins w:id="24" w:author="Moin Syed" w:date="2025-11-14T10:37:00Z" w16du:dateUtc="2025-11-14T16:37:00Z"/>
        </w:rPr>
      </w:pPr>
      <w:ins w:id="25" w:author="Moin Syed" w:date="2025-11-14T10:42:00Z" w16du:dateUtc="2025-11-14T16:42:00Z">
        <w:r>
          <w:lastRenderedPageBreak/>
          <w:t>Totally unclear</w:t>
        </w:r>
      </w:ins>
    </w:p>
    <w:p w14:paraId="392B0A85" w14:textId="77777777" w:rsidR="006F3828" w:rsidRDefault="006F3828">
      <w:pPr>
        <w:rPr>
          <w:ins w:id="26" w:author="Moin Syed" w:date="2025-11-14T10:47:00Z" w16du:dateUtc="2025-11-14T16:47:00Z"/>
        </w:rPr>
      </w:pPr>
    </w:p>
    <w:p w14:paraId="5CC21E0C" w14:textId="3CF8F328" w:rsidR="00493222" w:rsidRDefault="00493222">
      <w:pPr>
        <w:rPr>
          <w:ins w:id="27" w:author="Moin Syed" w:date="2025-11-14T10:47:00Z" w16du:dateUtc="2025-11-14T16:47:00Z"/>
        </w:rPr>
      </w:pPr>
      <w:ins w:id="28" w:author="Moin Syed" w:date="2025-11-14T10:47:00Z" w16du:dateUtc="2025-11-14T16:47:00Z">
        <w:r>
          <w:t>Prior research does not allow us to make strong claims</w:t>
        </w:r>
      </w:ins>
    </w:p>
    <w:p w14:paraId="47DE00ED" w14:textId="77777777" w:rsidR="00493222" w:rsidRDefault="00493222">
      <w:pPr>
        <w:rPr>
          <w:ins w:id="29" w:author="Moin Syed" w:date="2025-11-14T10:58:00Z" w16du:dateUtc="2025-11-14T16:58:00Z"/>
        </w:rPr>
      </w:pPr>
    </w:p>
    <w:p w14:paraId="44181F73" w14:textId="0B454DC3" w:rsidR="00B4212C" w:rsidRDefault="00B4212C">
      <w:pPr>
        <w:rPr>
          <w:ins w:id="30" w:author="Moin Syed" w:date="2025-11-14T10:58:00Z" w16du:dateUtc="2025-11-14T16:58:00Z"/>
        </w:rPr>
      </w:pPr>
      <w:ins w:id="31" w:author="Moin Syed" w:date="2025-11-14T10:58:00Z" w16du:dateUtc="2025-11-14T16:58:00Z">
        <w:r>
          <w:t xml:space="preserve">Not all uses of “explore” </w:t>
        </w:r>
      </w:ins>
      <w:ins w:id="32" w:author="Moin Syed" w:date="2025-11-14T10:59:00Z" w16du:dateUtc="2025-11-14T16:59:00Z">
        <w:r>
          <w:t xml:space="preserve">sometimes they mean follow-up, look further, etc. </w:t>
        </w:r>
      </w:ins>
    </w:p>
    <w:p w14:paraId="53E9B070" w14:textId="77777777" w:rsidR="00B4212C" w:rsidRDefault="00B4212C">
      <w:pPr>
        <w:rPr>
          <w:ins w:id="33" w:author="Moin Syed" w:date="2025-11-14T11:01:00Z" w16du:dateUtc="2025-11-14T17:01:00Z"/>
        </w:rPr>
      </w:pPr>
    </w:p>
    <w:p w14:paraId="4E3FB1AA" w14:textId="2083AA2F" w:rsidR="00FA053D" w:rsidRDefault="00FA053D">
      <w:pPr>
        <w:rPr>
          <w:ins w:id="34" w:author="Moin Syed" w:date="2025-11-14T11:01:00Z" w16du:dateUtc="2025-11-14T17:01:00Z"/>
        </w:rPr>
      </w:pPr>
      <w:ins w:id="35" w:author="Moin Syed" w:date="2025-11-14T11:02:00Z" w16du:dateUtc="2025-11-14T17:02:00Z">
        <w:r>
          <w:t xml:space="preserve">Include replication studies, but code for it, can do some exploratory analyses! </w:t>
        </w:r>
      </w:ins>
      <w:ins w:id="36" w:author="Moin Syed" w:date="2025-11-14T11:06:00Z" w16du:dateUtc="2025-11-14T17:06:00Z">
        <w:r w:rsidR="00B94622">
          <w:t>No, maybe remove them, just because they are a different beast</w:t>
        </w:r>
        <w:r w:rsidR="00773063">
          <w:t xml:space="preserve"> (and would not show up in the 2010 data)</w:t>
        </w:r>
      </w:ins>
    </w:p>
    <w:p w14:paraId="32CBAAB5" w14:textId="77777777" w:rsidR="00FA053D" w:rsidRDefault="00FA053D"/>
    <w:p w14:paraId="769BBFC2" w14:textId="77777777" w:rsidR="00B4212C" w:rsidRDefault="00530841">
      <w:pPr>
        <w:rPr>
          <w:ins w:id="37" w:author="Moin Syed" w:date="2025-11-14T10:58:00Z" w16du:dateUtc="2025-11-14T16:58:00Z"/>
        </w:rPr>
      </w:pPr>
      <w:r>
        <w:t xml:space="preserve">Code </w:t>
      </w:r>
    </w:p>
    <w:p w14:paraId="0C65F55F" w14:textId="77777777" w:rsidR="00B4212C" w:rsidRDefault="00B4212C">
      <w:pPr>
        <w:rPr>
          <w:ins w:id="38" w:author="Moin Syed" w:date="2025-11-14T10:58:00Z" w16du:dateUtc="2025-11-14T16:58:00Z"/>
        </w:rPr>
      </w:pPr>
    </w:p>
    <w:p w14:paraId="2CBFA31E" w14:textId="119496B2" w:rsidR="0065402C" w:rsidRDefault="00530841">
      <w:r>
        <w:t>for the presence of s</w:t>
      </w:r>
      <w:r w:rsidR="0065402C">
        <w:t>ection headers?</w:t>
      </w:r>
      <w:ins w:id="39" w:author="Moin Syed" w:date="2025-11-14T10:42:00Z" w16du:dateUtc="2025-11-14T16:42:00Z">
        <w:r w:rsidR="00051AAA">
          <w:t xml:space="preserve"> Exploratory, specific tests of hypotheses</w:t>
        </w:r>
      </w:ins>
    </w:p>
    <w:p w14:paraId="39FBA962" w14:textId="77777777" w:rsidR="0065402C" w:rsidRDefault="0065402C"/>
    <w:p w14:paraId="7EA4FD84" w14:textId="4706098D" w:rsidR="00F966A3" w:rsidRDefault="00F966A3">
      <w:r>
        <w:t>Pilot coding system on some set of articles</w:t>
      </w:r>
    </w:p>
    <w:p w14:paraId="53C00B8F" w14:textId="77777777" w:rsidR="00F966A3" w:rsidRDefault="00F966A3"/>
    <w:p w14:paraId="7B95192D" w14:textId="3348BD96" w:rsidR="003213B6" w:rsidRPr="007E128E" w:rsidRDefault="007E128E" w:rsidP="007E128E">
      <w:pPr>
        <w:jc w:val="center"/>
        <w:rPr>
          <w:b/>
          <w:bCs/>
        </w:rPr>
      </w:pPr>
      <w:r w:rsidRPr="007E128E">
        <w:rPr>
          <w:b/>
          <w:bCs/>
        </w:rPr>
        <w:t>Planned Analysis</w:t>
      </w:r>
    </w:p>
    <w:p w14:paraId="2EB38712" w14:textId="77777777" w:rsidR="007E128E" w:rsidRDefault="007E128E"/>
    <w:p w14:paraId="2C76FDEE" w14:textId="6DE46925" w:rsidR="007E128E" w:rsidRDefault="00530841">
      <w:r>
        <w:t>Blah blah</w:t>
      </w:r>
    </w:p>
    <w:p w14:paraId="6E7728B1" w14:textId="77777777" w:rsidR="00530841" w:rsidRDefault="00530841"/>
    <w:p w14:paraId="5FE6DA18" w14:textId="77777777" w:rsidR="00530841" w:rsidRDefault="00530841"/>
    <w:p w14:paraId="460C27A6" w14:textId="28DF7A49" w:rsidR="00530841" w:rsidRPr="00530841" w:rsidRDefault="00530841" w:rsidP="00530841">
      <w:pPr>
        <w:jc w:val="center"/>
        <w:rPr>
          <w:b/>
          <w:bCs/>
        </w:rPr>
      </w:pPr>
      <w:r w:rsidRPr="00530841">
        <w:rPr>
          <w:b/>
          <w:bCs/>
        </w:rPr>
        <w:t>References</w:t>
      </w:r>
    </w:p>
    <w:p w14:paraId="124A095E" w14:textId="77777777" w:rsidR="00530841" w:rsidRDefault="00530841"/>
    <w:p w14:paraId="2C19A3AA" w14:textId="77777777" w:rsidR="00530841" w:rsidRDefault="00530841"/>
    <w:p w14:paraId="213E6306" w14:textId="77777777" w:rsidR="003213B6" w:rsidRDefault="003213B6"/>
    <w:p w14:paraId="7DD6010C" w14:textId="77777777" w:rsidR="003213B6" w:rsidRDefault="003213B6"/>
    <w:p w14:paraId="2CF5C668" w14:textId="77777777" w:rsidR="003213B6" w:rsidRDefault="003213B6"/>
    <w:sectPr w:rsidR="003213B6">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in Syed" w:date="2025-10-24T11:25:00Z" w:initials="MS">
    <w:p w14:paraId="783913DF" w14:textId="0F7A5166" w:rsidR="00583DDF" w:rsidRDefault="00583DDF">
      <w:pPr>
        <w:pStyle w:val="CommentText"/>
      </w:pPr>
      <w:r>
        <w:rPr>
          <w:rStyle w:val="CommentReference"/>
        </w:rPr>
        <w:annotationRef/>
      </w:r>
      <w:r>
        <w:t xml:space="preserve">I have </w:t>
      </w:r>
      <w:proofErr w:type="gramStart"/>
      <w:r>
        <w:t>all of</w:t>
      </w:r>
      <w:proofErr w:type="gramEnd"/>
      <w:r>
        <w:t xml:space="preserve"> the citations, just need to insert them from Zotero.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913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B9FD61" w16cex:dateUtc="2025-10-2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913DF" w16cid:durableId="19B9FD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E6859" w14:textId="77777777" w:rsidR="001A5D43" w:rsidRDefault="001A5D43" w:rsidP="003213B6">
      <w:r>
        <w:separator/>
      </w:r>
    </w:p>
  </w:endnote>
  <w:endnote w:type="continuationSeparator" w:id="0">
    <w:p w14:paraId="6E1FF8B1" w14:textId="77777777" w:rsidR="001A5D43" w:rsidRDefault="001A5D43" w:rsidP="00321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4564" w14:textId="77777777" w:rsidR="001A5D43" w:rsidRDefault="001A5D43" w:rsidP="003213B6">
      <w:r>
        <w:separator/>
      </w:r>
    </w:p>
  </w:footnote>
  <w:footnote w:type="continuationSeparator" w:id="0">
    <w:p w14:paraId="2E660AF3" w14:textId="77777777" w:rsidR="001A5D43" w:rsidRDefault="001A5D43" w:rsidP="003213B6">
      <w:r>
        <w:continuationSeparator/>
      </w:r>
    </w:p>
  </w:footnote>
  <w:footnote w:id="1">
    <w:p w14:paraId="1D349371" w14:textId="3783719E" w:rsidR="00D24495" w:rsidRDefault="00D24495">
      <w:pPr>
        <w:pStyle w:val="FootnoteText"/>
      </w:pPr>
      <w:r>
        <w:rPr>
          <w:rStyle w:val="FootnoteReference"/>
        </w:rPr>
        <w:footnoteRef/>
      </w:r>
      <w:r>
        <w:t xml:space="preserve"> It is also important to n</w:t>
      </w:r>
      <w:r w:rsidRPr="00D24495">
        <w:t xml:space="preserve">ote that what constitutes </w:t>
      </w:r>
      <w:r>
        <w:t>“</w:t>
      </w:r>
      <w:r w:rsidRPr="00D24495">
        <w:t>exploratory</w:t>
      </w:r>
      <w:r>
        <w:t>”</w:t>
      </w:r>
      <w:r w:rsidRPr="00D24495">
        <w:t xml:space="preserve"> is an active area of discussion</w:t>
      </w:r>
      <w:r>
        <w:t xml:space="preserve"> (CITE)</w:t>
      </w:r>
      <w:r w:rsidRPr="00D24495">
        <w:t xml:space="preserve">, </w:t>
      </w:r>
      <w:r>
        <w:t xml:space="preserve">a point we are setting aside due to our focus on what researchers </w:t>
      </w:r>
      <w:proofErr w:type="gramStart"/>
      <w:r>
        <w:t>actually claim</w:t>
      </w:r>
      <w:proofErr w:type="gramEnd"/>
      <w:r>
        <w:t xml:space="preserve"> they are doing, rather than how we would classify the nature of the work</w:t>
      </w:r>
      <w:r w:rsidRPr="00D24495">
        <w:t>.</w:t>
      </w:r>
    </w:p>
  </w:footnote>
  <w:footnote w:id="2">
    <w:p w14:paraId="13EDCC0B" w14:textId="25D0E245" w:rsidR="00230FBE" w:rsidRDefault="00230FBE">
      <w:pPr>
        <w:pStyle w:val="FootnoteText"/>
      </w:pPr>
      <w:r>
        <w:rPr>
          <w:rStyle w:val="FootnoteReference"/>
        </w:rPr>
        <w:footnoteRef/>
      </w:r>
      <w:r>
        <w:t xml:space="preserve"> We use the term “review platforms” instead of the more common “journals” in recognition of the growing prominence of journal-independent review platforms, such as PCI Psychology (CITE) and </w:t>
      </w:r>
      <w:proofErr w:type="spellStart"/>
      <w:r>
        <w:t>MetaROR</w:t>
      </w:r>
      <w:proofErr w:type="spellEnd"/>
      <w:r>
        <w:t xml:space="preserve"> (CITE). Thus, “review platforms” is a more</w:t>
      </w:r>
      <w:r w:rsidR="00CB7B0A">
        <w:t xml:space="preserve"> inclusive term for the current landscape of scientific dissemination. </w:t>
      </w:r>
    </w:p>
  </w:footnote>
  <w:footnote w:id="3">
    <w:p w14:paraId="443D8AEA" w14:textId="24D1FC30" w:rsidR="00EF5C8D" w:rsidRDefault="00EF5C8D">
      <w:pPr>
        <w:pStyle w:val="FootnoteText"/>
      </w:pPr>
      <w:r>
        <w:rPr>
          <w:rStyle w:val="FootnoteReference"/>
        </w:rPr>
        <w:footnoteRef/>
      </w:r>
      <w:r>
        <w:t xml:space="preserve"> e.g., </w:t>
      </w:r>
      <w:r w:rsidRPr="00EF5C8D">
        <w:rPr>
          <w:i/>
          <w:iCs/>
        </w:rPr>
        <w:t>Comprehensive Results in Social Psychology, Infant and Child Development, Emerging Adulthood</w:t>
      </w:r>
    </w:p>
  </w:footnote>
  <w:footnote w:id="4">
    <w:p w14:paraId="0D961D09" w14:textId="23D1D2A4" w:rsidR="00DE357C" w:rsidRDefault="00DE357C">
      <w:pPr>
        <w:pStyle w:val="FootnoteText"/>
      </w:pPr>
      <w:ins w:id="9" w:author="Moin Syed" w:date="2025-11-14T10:06:00Z" w16du:dateUtc="2025-11-14T16:06:00Z">
        <w:r>
          <w:rPr>
            <w:rStyle w:val="FootnoteReference"/>
          </w:rPr>
          <w:footnoteRef/>
        </w:r>
        <w:r>
          <w:t xml:space="preserve"> For accuracy, it is important to note that XXXX is the first Registered Report published in </w:t>
        </w:r>
        <w:r w:rsidRPr="00DE357C">
          <w:rPr>
            <w:i/>
            <w:iCs/>
            <w:rPrChange w:id="10" w:author="Moin Syed" w:date="2025-11-14T10:07:00Z" w16du:dateUtc="2025-11-14T16:07:00Z">
              <w:rPr/>
            </w:rPrChange>
          </w:rPr>
          <w:t>Cortex</w:t>
        </w:r>
        <w:r>
          <w:t>, a journal that pioneered the format, b</w:t>
        </w:r>
      </w:ins>
      <w:ins w:id="11" w:author="Moin Syed" w:date="2025-11-14T10:07:00Z" w16du:dateUtc="2025-11-14T16:07:00Z">
        <w:r>
          <w:t xml:space="preserve">ut that a special issue of the journal </w:t>
        </w:r>
        <w:r w:rsidRPr="00DE357C">
          <w:rPr>
            <w:i/>
            <w:iCs/>
            <w:rPrChange w:id="12" w:author="Moin Syed" w:date="2025-11-14T10:07:00Z" w16du:dateUtc="2025-11-14T16:07:00Z">
              <w:rPr/>
            </w:rPrChange>
          </w:rPr>
          <w:t>Social Psychology</w:t>
        </w:r>
        <w:r>
          <w:t xml:space="preserve"> published in 2014, one year earlier, consisted of 15 Registered Reports that were all replications (and thus were excluded from XXXX).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793E" w14:textId="51C2BFC9" w:rsidR="003213B6" w:rsidRPr="003213B6" w:rsidRDefault="003213B6">
    <w:pPr>
      <w:pStyle w:val="Header"/>
      <w:jc w:val="right"/>
      <w:rPr>
        <w:sz w:val="20"/>
        <w:szCs w:val="20"/>
      </w:rPr>
    </w:pPr>
    <w:r w:rsidRPr="003213B6">
      <w:rPr>
        <w:sz w:val="20"/>
        <w:szCs w:val="20"/>
      </w:rPr>
      <w:t xml:space="preserve">Registration and Exploratory Research </w:t>
    </w:r>
    <w:sdt>
      <w:sdtPr>
        <w:rPr>
          <w:sz w:val="20"/>
          <w:szCs w:val="20"/>
        </w:rPr>
        <w:id w:val="1584175719"/>
        <w:docPartObj>
          <w:docPartGallery w:val="Page Numbers (Top of Page)"/>
          <w:docPartUnique/>
        </w:docPartObj>
      </w:sdtPr>
      <w:sdtEndPr>
        <w:rPr>
          <w:noProof/>
        </w:rPr>
      </w:sdtEndPr>
      <w:sdtContent>
        <w:r w:rsidRPr="003213B6">
          <w:rPr>
            <w:sz w:val="20"/>
            <w:szCs w:val="20"/>
          </w:rPr>
          <w:fldChar w:fldCharType="begin"/>
        </w:r>
        <w:r w:rsidRPr="003213B6">
          <w:rPr>
            <w:sz w:val="20"/>
            <w:szCs w:val="20"/>
          </w:rPr>
          <w:instrText xml:space="preserve"> PAGE   \* MERGEFORMAT </w:instrText>
        </w:r>
        <w:r w:rsidRPr="003213B6">
          <w:rPr>
            <w:sz w:val="20"/>
            <w:szCs w:val="20"/>
          </w:rPr>
          <w:fldChar w:fldCharType="separate"/>
        </w:r>
        <w:r w:rsidRPr="003213B6">
          <w:rPr>
            <w:noProof/>
            <w:sz w:val="20"/>
            <w:szCs w:val="20"/>
          </w:rPr>
          <w:t>2</w:t>
        </w:r>
        <w:r w:rsidRPr="003213B6">
          <w:rPr>
            <w:noProof/>
            <w:sz w:val="20"/>
            <w:szCs w:val="20"/>
          </w:rPr>
          <w:fldChar w:fldCharType="end"/>
        </w:r>
      </w:sdtContent>
    </w:sdt>
  </w:p>
  <w:p w14:paraId="714FF695" w14:textId="77777777" w:rsidR="003213B6" w:rsidRDefault="00321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7ED6"/>
    <w:multiLevelType w:val="hybridMultilevel"/>
    <w:tmpl w:val="FEA21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BE32B8"/>
    <w:multiLevelType w:val="hybridMultilevel"/>
    <w:tmpl w:val="16761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272729">
    <w:abstractNumId w:val="0"/>
  </w:num>
  <w:num w:numId="2" w16cid:durableId="59193433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in Syed">
    <w15:presenceInfo w15:providerId="AD" w15:userId="S::moin@umn.edu::fd8da338-d782-4dfa-9fbd-07fe5b496f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B6"/>
    <w:rsid w:val="00015999"/>
    <w:rsid w:val="000204FB"/>
    <w:rsid w:val="000305CD"/>
    <w:rsid w:val="00051AAA"/>
    <w:rsid w:val="00091422"/>
    <w:rsid w:val="000B5C7C"/>
    <w:rsid w:val="000D0D25"/>
    <w:rsid w:val="00133769"/>
    <w:rsid w:val="001A5D43"/>
    <w:rsid w:val="002148BD"/>
    <w:rsid w:val="00230FBE"/>
    <w:rsid w:val="002863B8"/>
    <w:rsid w:val="002C0D88"/>
    <w:rsid w:val="002E6E51"/>
    <w:rsid w:val="00312E7E"/>
    <w:rsid w:val="003213B6"/>
    <w:rsid w:val="003855A5"/>
    <w:rsid w:val="003E798D"/>
    <w:rsid w:val="003F266E"/>
    <w:rsid w:val="003F2715"/>
    <w:rsid w:val="003F6594"/>
    <w:rsid w:val="0045606F"/>
    <w:rsid w:val="00493222"/>
    <w:rsid w:val="004A5496"/>
    <w:rsid w:val="004D2F4A"/>
    <w:rsid w:val="004E23BB"/>
    <w:rsid w:val="00524722"/>
    <w:rsid w:val="00530841"/>
    <w:rsid w:val="00534EA9"/>
    <w:rsid w:val="0057516E"/>
    <w:rsid w:val="00576B8B"/>
    <w:rsid w:val="00583DDF"/>
    <w:rsid w:val="005F1DD3"/>
    <w:rsid w:val="00614CFF"/>
    <w:rsid w:val="00617E26"/>
    <w:rsid w:val="0062125F"/>
    <w:rsid w:val="0065402C"/>
    <w:rsid w:val="006576EC"/>
    <w:rsid w:val="00674CC9"/>
    <w:rsid w:val="00675409"/>
    <w:rsid w:val="006857EC"/>
    <w:rsid w:val="006A4A7F"/>
    <w:rsid w:val="006E1238"/>
    <w:rsid w:val="006E346E"/>
    <w:rsid w:val="006F3828"/>
    <w:rsid w:val="00716C4D"/>
    <w:rsid w:val="00764896"/>
    <w:rsid w:val="00773063"/>
    <w:rsid w:val="007A367B"/>
    <w:rsid w:val="007D075B"/>
    <w:rsid w:val="007E128E"/>
    <w:rsid w:val="007E6833"/>
    <w:rsid w:val="00871B92"/>
    <w:rsid w:val="00876E43"/>
    <w:rsid w:val="008E083B"/>
    <w:rsid w:val="009123AA"/>
    <w:rsid w:val="0097431E"/>
    <w:rsid w:val="00992064"/>
    <w:rsid w:val="009A4217"/>
    <w:rsid w:val="009B7848"/>
    <w:rsid w:val="009C56CF"/>
    <w:rsid w:val="009C606C"/>
    <w:rsid w:val="009D15C7"/>
    <w:rsid w:val="009D495A"/>
    <w:rsid w:val="00A05726"/>
    <w:rsid w:val="00A137AB"/>
    <w:rsid w:val="00A23521"/>
    <w:rsid w:val="00A842D7"/>
    <w:rsid w:val="00AB47D1"/>
    <w:rsid w:val="00AD5C20"/>
    <w:rsid w:val="00B1104A"/>
    <w:rsid w:val="00B4212C"/>
    <w:rsid w:val="00B76B44"/>
    <w:rsid w:val="00B94622"/>
    <w:rsid w:val="00BC77B6"/>
    <w:rsid w:val="00BE5BCE"/>
    <w:rsid w:val="00C25348"/>
    <w:rsid w:val="00C435C4"/>
    <w:rsid w:val="00CB7B0A"/>
    <w:rsid w:val="00D24495"/>
    <w:rsid w:val="00D329FC"/>
    <w:rsid w:val="00D35A80"/>
    <w:rsid w:val="00D43D4C"/>
    <w:rsid w:val="00DB7DF6"/>
    <w:rsid w:val="00DD29E6"/>
    <w:rsid w:val="00DE357C"/>
    <w:rsid w:val="00E31AAB"/>
    <w:rsid w:val="00E816D5"/>
    <w:rsid w:val="00E95776"/>
    <w:rsid w:val="00EA5E69"/>
    <w:rsid w:val="00EF5C8D"/>
    <w:rsid w:val="00F0715B"/>
    <w:rsid w:val="00F24944"/>
    <w:rsid w:val="00F966A3"/>
    <w:rsid w:val="00FA053D"/>
    <w:rsid w:val="00FC4825"/>
    <w:rsid w:val="00FE6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2373"/>
  <w15:chartTrackingRefBased/>
  <w15:docId w15:val="{7F1E3521-6658-4EF8-8300-ED5D0DCB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8D"/>
  </w:style>
  <w:style w:type="paragraph" w:styleId="Heading1">
    <w:name w:val="heading 1"/>
    <w:basedOn w:val="Normal"/>
    <w:next w:val="Normal"/>
    <w:link w:val="Heading1Char"/>
    <w:uiPriority w:val="9"/>
    <w:qFormat/>
    <w:rsid w:val="00321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3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3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13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13B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13B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13B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13B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3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3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13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13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13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13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13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13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3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3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13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13B6"/>
    <w:rPr>
      <w:i/>
      <w:iCs/>
      <w:color w:val="404040" w:themeColor="text1" w:themeTint="BF"/>
    </w:rPr>
  </w:style>
  <w:style w:type="paragraph" w:styleId="ListParagraph">
    <w:name w:val="List Paragraph"/>
    <w:basedOn w:val="Normal"/>
    <w:uiPriority w:val="34"/>
    <w:qFormat/>
    <w:rsid w:val="003213B6"/>
    <w:pPr>
      <w:ind w:left="720"/>
      <w:contextualSpacing/>
    </w:pPr>
  </w:style>
  <w:style w:type="character" w:styleId="IntenseEmphasis">
    <w:name w:val="Intense Emphasis"/>
    <w:basedOn w:val="DefaultParagraphFont"/>
    <w:uiPriority w:val="21"/>
    <w:qFormat/>
    <w:rsid w:val="003213B6"/>
    <w:rPr>
      <w:i/>
      <w:iCs/>
      <w:color w:val="0F4761" w:themeColor="accent1" w:themeShade="BF"/>
    </w:rPr>
  </w:style>
  <w:style w:type="paragraph" w:styleId="IntenseQuote">
    <w:name w:val="Intense Quote"/>
    <w:basedOn w:val="Normal"/>
    <w:next w:val="Normal"/>
    <w:link w:val="IntenseQuoteChar"/>
    <w:uiPriority w:val="30"/>
    <w:qFormat/>
    <w:rsid w:val="00321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3B6"/>
    <w:rPr>
      <w:i/>
      <w:iCs/>
      <w:color w:val="0F4761" w:themeColor="accent1" w:themeShade="BF"/>
    </w:rPr>
  </w:style>
  <w:style w:type="character" w:styleId="IntenseReference">
    <w:name w:val="Intense Reference"/>
    <w:basedOn w:val="DefaultParagraphFont"/>
    <w:uiPriority w:val="32"/>
    <w:qFormat/>
    <w:rsid w:val="003213B6"/>
    <w:rPr>
      <w:b/>
      <w:bCs/>
      <w:smallCaps/>
      <w:color w:val="0F4761" w:themeColor="accent1" w:themeShade="BF"/>
      <w:spacing w:val="5"/>
    </w:rPr>
  </w:style>
  <w:style w:type="paragraph" w:styleId="Header">
    <w:name w:val="header"/>
    <w:basedOn w:val="Normal"/>
    <w:link w:val="HeaderChar"/>
    <w:uiPriority w:val="99"/>
    <w:unhideWhenUsed/>
    <w:rsid w:val="003213B6"/>
    <w:pPr>
      <w:tabs>
        <w:tab w:val="center" w:pos="4680"/>
        <w:tab w:val="right" w:pos="9360"/>
      </w:tabs>
    </w:pPr>
  </w:style>
  <w:style w:type="character" w:customStyle="1" w:styleId="HeaderChar">
    <w:name w:val="Header Char"/>
    <w:basedOn w:val="DefaultParagraphFont"/>
    <w:link w:val="Header"/>
    <w:uiPriority w:val="99"/>
    <w:rsid w:val="003213B6"/>
  </w:style>
  <w:style w:type="paragraph" w:styleId="Footer">
    <w:name w:val="footer"/>
    <w:basedOn w:val="Normal"/>
    <w:link w:val="FooterChar"/>
    <w:uiPriority w:val="99"/>
    <w:unhideWhenUsed/>
    <w:rsid w:val="003213B6"/>
    <w:pPr>
      <w:tabs>
        <w:tab w:val="center" w:pos="4680"/>
        <w:tab w:val="right" w:pos="9360"/>
      </w:tabs>
    </w:pPr>
  </w:style>
  <w:style w:type="character" w:customStyle="1" w:styleId="FooterChar">
    <w:name w:val="Footer Char"/>
    <w:basedOn w:val="DefaultParagraphFont"/>
    <w:link w:val="Footer"/>
    <w:uiPriority w:val="99"/>
    <w:rsid w:val="003213B6"/>
  </w:style>
  <w:style w:type="character" w:styleId="Hyperlink">
    <w:name w:val="Hyperlink"/>
    <w:basedOn w:val="DefaultParagraphFont"/>
    <w:uiPriority w:val="99"/>
    <w:unhideWhenUsed/>
    <w:rsid w:val="00674CC9"/>
    <w:rPr>
      <w:color w:val="467886" w:themeColor="hyperlink"/>
      <w:u w:val="single"/>
    </w:rPr>
  </w:style>
  <w:style w:type="character" w:styleId="UnresolvedMention">
    <w:name w:val="Unresolved Mention"/>
    <w:basedOn w:val="DefaultParagraphFont"/>
    <w:uiPriority w:val="99"/>
    <w:semiHidden/>
    <w:unhideWhenUsed/>
    <w:rsid w:val="00674CC9"/>
    <w:rPr>
      <w:color w:val="605E5C"/>
      <w:shd w:val="clear" w:color="auto" w:fill="E1DFDD"/>
    </w:rPr>
  </w:style>
  <w:style w:type="paragraph" w:styleId="FootnoteText">
    <w:name w:val="footnote text"/>
    <w:basedOn w:val="Normal"/>
    <w:link w:val="FootnoteTextChar"/>
    <w:uiPriority w:val="99"/>
    <w:semiHidden/>
    <w:unhideWhenUsed/>
    <w:rsid w:val="00230FBE"/>
    <w:rPr>
      <w:sz w:val="20"/>
      <w:szCs w:val="20"/>
    </w:rPr>
  </w:style>
  <w:style w:type="character" w:customStyle="1" w:styleId="FootnoteTextChar">
    <w:name w:val="Footnote Text Char"/>
    <w:basedOn w:val="DefaultParagraphFont"/>
    <w:link w:val="FootnoteText"/>
    <w:uiPriority w:val="99"/>
    <w:semiHidden/>
    <w:rsid w:val="00230FBE"/>
    <w:rPr>
      <w:sz w:val="20"/>
      <w:szCs w:val="20"/>
    </w:rPr>
  </w:style>
  <w:style w:type="character" w:styleId="FootnoteReference">
    <w:name w:val="footnote reference"/>
    <w:basedOn w:val="DefaultParagraphFont"/>
    <w:uiPriority w:val="99"/>
    <w:semiHidden/>
    <w:unhideWhenUsed/>
    <w:rsid w:val="00230FBE"/>
    <w:rPr>
      <w:vertAlign w:val="superscript"/>
    </w:rPr>
  </w:style>
  <w:style w:type="character" w:styleId="FollowedHyperlink">
    <w:name w:val="FollowedHyperlink"/>
    <w:basedOn w:val="DefaultParagraphFont"/>
    <w:uiPriority w:val="99"/>
    <w:semiHidden/>
    <w:unhideWhenUsed/>
    <w:rsid w:val="00530841"/>
    <w:rPr>
      <w:color w:val="96607D" w:themeColor="followedHyperlink"/>
      <w:u w:val="single"/>
    </w:rPr>
  </w:style>
  <w:style w:type="character" w:styleId="CommentReference">
    <w:name w:val="annotation reference"/>
    <w:basedOn w:val="DefaultParagraphFont"/>
    <w:uiPriority w:val="99"/>
    <w:semiHidden/>
    <w:unhideWhenUsed/>
    <w:rsid w:val="00583DDF"/>
    <w:rPr>
      <w:sz w:val="16"/>
      <w:szCs w:val="16"/>
    </w:rPr>
  </w:style>
  <w:style w:type="paragraph" w:styleId="CommentText">
    <w:name w:val="annotation text"/>
    <w:basedOn w:val="Normal"/>
    <w:link w:val="CommentTextChar"/>
    <w:uiPriority w:val="99"/>
    <w:semiHidden/>
    <w:unhideWhenUsed/>
    <w:rsid w:val="00583DDF"/>
    <w:rPr>
      <w:sz w:val="20"/>
      <w:szCs w:val="20"/>
    </w:rPr>
  </w:style>
  <w:style w:type="character" w:customStyle="1" w:styleId="CommentTextChar">
    <w:name w:val="Comment Text Char"/>
    <w:basedOn w:val="DefaultParagraphFont"/>
    <w:link w:val="CommentText"/>
    <w:uiPriority w:val="99"/>
    <w:semiHidden/>
    <w:rsid w:val="00583DDF"/>
    <w:rPr>
      <w:sz w:val="20"/>
      <w:szCs w:val="20"/>
    </w:rPr>
  </w:style>
  <w:style w:type="paragraph" w:styleId="CommentSubject">
    <w:name w:val="annotation subject"/>
    <w:basedOn w:val="CommentText"/>
    <w:next w:val="CommentText"/>
    <w:link w:val="CommentSubjectChar"/>
    <w:uiPriority w:val="99"/>
    <w:semiHidden/>
    <w:unhideWhenUsed/>
    <w:rsid w:val="00583DDF"/>
    <w:rPr>
      <w:b/>
      <w:bCs/>
    </w:rPr>
  </w:style>
  <w:style w:type="character" w:customStyle="1" w:styleId="CommentSubjectChar">
    <w:name w:val="Comment Subject Char"/>
    <w:basedOn w:val="CommentTextChar"/>
    <w:link w:val="CommentSubject"/>
    <w:uiPriority w:val="99"/>
    <w:semiHidden/>
    <w:rsid w:val="00583DDF"/>
    <w:rPr>
      <w:b/>
      <w:bCs/>
      <w:sz w:val="20"/>
      <w:szCs w:val="20"/>
    </w:rPr>
  </w:style>
  <w:style w:type="paragraph" w:styleId="Revision">
    <w:name w:val="Revision"/>
    <w:hidden/>
    <w:uiPriority w:val="99"/>
    <w:semiHidden/>
    <w:rsid w:val="00657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QqKrFytka_KNPzjvz7Q3SALiDr9ce_xCkOld2dDxTTo/edit?tab=t.0"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57A04-BFEA-452C-B3DA-179D98841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1</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Syed</dc:creator>
  <cp:keywords/>
  <dc:description/>
  <cp:lastModifiedBy>Moin Syed</cp:lastModifiedBy>
  <cp:revision>9</cp:revision>
  <dcterms:created xsi:type="dcterms:W3CDTF">2025-11-14T15:55:00Z</dcterms:created>
  <dcterms:modified xsi:type="dcterms:W3CDTF">2025-11-15T03:26:00Z</dcterms:modified>
</cp:coreProperties>
</file>